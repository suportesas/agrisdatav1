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aaaaaa"/>
          <w:sz w:val="20"/>
          <w:szCs w:val="20"/>
          <w:rtl w:val="0"/>
        </w:rPr>
        <w:t xml:space="preserve">DOCUMENTO DE REQUISITOS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176530</wp:posOffset>
            </wp:positionV>
            <wp:extent cx="3295650" cy="907260"/>
            <wp:effectExtent b="0" l="0" r="0" t="0"/>
            <wp:wrapNone/>
            <wp:docPr id="10710143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907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8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>
          <w:b w:val="1"/>
          <w:bCs w:val="1"/>
          <w:color w:val="1a5c2a"/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i w:val="1"/>
          <w:iCs w:val="1"/>
          <w:color w:val="2e8b46"/>
          <w:sz w:val="24"/>
          <w:szCs w:val="24"/>
          <w:rtl w:val="0"/>
        </w:rPr>
        <w:t xml:space="preserve">Plataforma SaaS Integrada para Gestão Agroindustrial, Exportação e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color w:val="aaaaaa"/>
          <w:sz w:val="19"/>
          <w:szCs w:val="19"/>
          <w:rtl w:val="0"/>
        </w:rPr>
        <w:t xml:space="preserve">Versão 2.0  |  Fevereiro 2026  |  Documento Consolidado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66bb6a"/>
          <w:rtl w:val="0"/>
        </w:rPr>
        <w:t xml:space="preserve">“Next + Safra. A próxima geração da gestão de safras — moderna, integrada e com identidade brasileira.”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a5c2a"/>
          <w:sz w:val="24"/>
          <w:szCs w:val="24"/>
          <w:rtl w:val="0"/>
        </w:rPr>
        <w:t xml:space="preserve">MÓDULOS DA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36 módulos integrados — cobertura completa do agronegócio do campo à exportação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8"/>
        <w:gridCol w:w="4582"/>
        <w:tblGridChange w:id="0">
          <w:tblGrid>
            <w:gridCol w:w="4778"/>
            <w:gridCol w:w="45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10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🌱  PRODUÇÃO AGRÍCOLA &amp;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b46" w:val="clear"/>
            <w:tcMar>
              <w:top w:w="10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📦  PACKING HOUSE &amp;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3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2.6  Produção Agrícola e Safras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2.7  Gestão de Estufas e Transplantio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2.33  Balanço de Massas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2.35  Módulo de Vacaria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af5" w:val="clear"/>
            <w:tcMar>
              <w:top w:w="8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3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2.9  Packing House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2.10  Qualidade e Classificação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2.11  Logística e Expedição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2.13  Rolagem de 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ca8" w:val="clear"/>
            <w:tcMar>
              <w:top w:w="10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-203137058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✈  EXPORTAÇÃO &amp; DOCUMENTAÇÃO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580c3" w:val="clear"/>
            <w:tcMar>
              <w:top w:w="10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💰  FINANCEIRO &amp; FISCAL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3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2.12  Exportação e Documentação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2.17  Account Sales e Rateio Comercial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2.16  Adiantamentos Internacionais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2.18  Histórico Financeiro por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3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2.15  Financeiro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2.19  Formação de Preço por Cultura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2.20  Fiscal e Faturamento (NF-e/CT-e)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2.14  Conta Corrente de Produtores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3a00" w:val="clear"/>
            <w:tcMar>
              <w:top w:w="10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🏭  SUPRIMENTOS &amp; ALMOXARIFADO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35200" w:val="clear"/>
            <w:tcMar>
              <w:top w:w="10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🚛  FROTA, OFICINA &amp; MANUTENÇÃO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3e7" w:val="clear"/>
            <w:tcMar>
              <w:top w:w="8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3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2.4  Suprimentos e Compras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2.5  Almoxarifado e Armazéns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2.36  Gestão de Resíduos e Descarte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8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3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2.8  Frota, Oficina e Manutenção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2.34  Gestão de Patrimônio e Amortização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2.29  Gestão de Riscos e Cut-offs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2d8b" w:val="clear"/>
            <w:tcMar>
              <w:top w:w="10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📋  COMPLIANCE &amp; CERTIFICAÇÕES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b3dab" w:val="clear"/>
            <w:tcMar>
              <w:top w:w="10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📊  BI, ANALYTICS &amp; RELATÓRIOS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eefb" w:val="clear"/>
            <w:tcMar>
              <w:top w:w="8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3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2.22  Certificações (GLOBALG.A.P., BRC...)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2.23  Sustentabilidade e Carbono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2.26  Módulo Cooperativas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2.27  AgriCommunity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ff" w:val="clear"/>
            <w:tcMar>
              <w:top w:w="8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3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2.28  Business Intelligence e 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2.1  Dashboard Principal com OKRs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2.21  CRM e Vendas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2.24  Recursos Humanos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00" w:val="clear"/>
            <w:tcMar>
              <w:top w:w="10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🌐  PORTAIS EXTERNOS, MOBILE &amp; INTEGRAÇÕES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8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3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2.25  Portais Externos  (Produtor · Cliente · Fornecedor · Despachante)     2.32  Aplicativo Mobile (campo offline + sincronização)     2.30  Configurações do Sistema     2.31  Suporte e Ajuda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before="30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Integrações: SEFAZ · APIs de navios/armadores · GPS · Bancos OFX/CNAB · Cool Farm Tool · FieldView · IoT · Balanças · Impressoras de etiquetas · SISBOV · MAPA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i w:val="1"/>
          <w:iCs w:val="1"/>
          <w:color w:val="bbbbbb"/>
          <w:sz w:val="18"/>
          <w:szCs w:val="18"/>
          <w:rtl w:val="0"/>
        </w:rPr>
        <w:t xml:space="preserve">nexsafra.com.br  |  Documento Confidencial  |  Fevereiro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1. Visão Geral do Produto</w:t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Nexsafra é uma plataforma SaaS multiempresa desenvolvida para centralizar, automatizar e integrar todos os processos do agronegócio em um único sistema — desde o planejamento de safra e gestão de estufas até a exportação internacional, controle de compliance, métricas de carbono e vacaria. O objetivo é eliminar planilhas isoladas, reduzir erros manuais e fornecer dados confiáveis em tempo real para decisões estratégicas e operacionais.</w:t>
      </w:r>
    </w:p>
    <w:p w:rsidR="00000000" w:rsidDel="00000000" w:rsidP="00000000" w:rsidRDefault="00000000" w:rsidRPr="00000000" w14:paraId="0000003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1.1 Objetivo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Entregar uma solução completa que integre produção agrícola, packing house, exportação, logística, financeiro, fiscal, RH, certificações, BI e portais externos, centralizando todos os dados do agronegócio em uma única plataforma multiempresa, segura e escalável. Cada módulo alimenta os demais automaticamente — eliminando retrabalho e garantindo rastreabilidade ponta a ponta do talhão até o cliente final.</w:t>
      </w:r>
    </w:p>
    <w:p w:rsidR="00000000" w:rsidDel="00000000" w:rsidP="00000000" w:rsidRDefault="00000000" w:rsidRPr="00000000" w14:paraId="0000004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1.2 Público-Alvo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3200"/>
        <w:gridCol w:w="2960"/>
        <w:tblGridChange w:id="0">
          <w:tblGrid>
            <w:gridCol w:w="3200"/>
            <w:gridCol w:w="32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Módulos Prioritários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Pequenos produtores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1–5 usuários, produção 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Safra, Financeiro básico, Fiscal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Médios produtores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5–20 usuários, exportação ocasional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Safra, Packing, Exportação, 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Grandes produtores / Exportadoras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20+ usuários, múltiplas fazendas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os módulos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Packing Houses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Foco em classificação e expedição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Packing, Qualidade, Logística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Cooperativas agrícolas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Múltiplos cooperados, rateios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Cooperativas, Conta Corrente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Tradings e exportadoras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de containers e 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Exportação, Account Sales, Financeiro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Prestadores de serviço agrícola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Ordens de serviço, frota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Frota, RH, Financeiro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Vacarias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Pecuária leiteira ou de corte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Vacaria, Estoque, Financeiro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1.3 Modelo de Negócio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 plataforma opera sob modelo SaaS multiempresa com planos escalonados. Cada empresa contratante recebe um ambiente isolado com seus próprios dados, usuários e configurações. O faturamento é mensal, baseado no plano contratado e módulos habilitados.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2200"/>
        <w:gridCol w:w="1400"/>
        <w:gridCol w:w="2000"/>
        <w:gridCol w:w="1760"/>
        <w:tblGridChange w:id="0">
          <w:tblGrid>
            <w:gridCol w:w="2000"/>
            <w:gridCol w:w="2200"/>
            <w:gridCol w:w="1400"/>
            <w:gridCol w:w="20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Diferenciais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Pequenos produtores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Safra, Compras, Financeiro, Fiscal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Médios produtores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Módulos intermediários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Packing, Exportação, CRM, RH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Grandes produtores e exportadoras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os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Cooperativas, Carbono, Certificações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corporativos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Ilimitado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+ customizações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Multi-CNPJ, SLA premium, BI avançado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1.4 Plataformas 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responsiva — acessível em qualquer navegador moderno, layout adaptativo para desktop, tablet e celular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(iOS e Android) — com suporte a modo offline para atividades de campo, sincronização automática ao reconectar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 REST completas — todas as funcionalidades expostas via API para integração com sistemas externos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Portais externos — ambientes dedicados para Produtor, Cliente, Fornecedor e Despachante, com acesso restrito por credencial</w:t>
      </w:r>
    </w:p>
    <w:p w:rsidR="00000000" w:rsidDel="00000000" w:rsidP="00000000" w:rsidRDefault="00000000" w:rsidRPr="00000000" w14:paraId="0000007F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2. Índice de Módulos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3"/>
        <w:gridCol w:w="4239"/>
        <w:gridCol w:w="2231"/>
        <w:gridCol w:w="2187"/>
        <w:tblGridChange w:id="0">
          <w:tblGrid>
            <w:gridCol w:w="703"/>
            <w:gridCol w:w="4239"/>
            <w:gridCol w:w="2231"/>
            <w:gridCol w:w="2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Visão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Cadastros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de Usuários 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Suprimentos 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Almoxarifado e Armazéns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 Agrícola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de Estufas e Transplantio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Frota, Oficina e 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Packing 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Qualidade e 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Logística e Expedição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Exportação e 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Rolagem de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 Corrente de Produtores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Adiantamentos Internacionais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Sales e Rateio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Histórico Financeiro por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Formação de 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Fiscal e Faturamento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CRM e 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Certificações e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Sustentabilidade e Métrica de Carbono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Portais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Cooperativas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Cooperativas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AgriCommunity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Intelligence 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de Riscos e Cut-offs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Configurações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Suporte e Ajuda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Aplicativo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Balanço de Massas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de Patrimônio e Amortização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Vacaria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Pecuária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de Resíduos e Descarte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3. Requisitos Funcionais por Módulo</w:t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2.1 — Dashboard Principal</w:t>
      </w:r>
    </w:p>
    <w:p w:rsidR="00000000" w:rsidDel="00000000" w:rsidP="00000000" w:rsidRDefault="00000000" w:rsidRPr="00000000" w14:paraId="00000119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Visão consolidada de toda a operação em uma única tela, com alertas inteligentes e KPIs acionáveis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Dashboard é a tela inicial do sistema após o login. Deve ser completamente personalizável por usuário e perfil, exibindo somente as informações relevantes para cada função (campo, financeiro, exportação, gestão). Todos os dados são atualizados em tempo real.</w:t>
      </w:r>
    </w:p>
    <w:p w:rsidR="00000000" w:rsidDel="00000000" w:rsidP="00000000" w:rsidRDefault="00000000" w:rsidRPr="00000000" w14:paraId="0000011B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RF-001  </w:t>
      </w:r>
      <w:r w:rsidDel="00000000" w:rsidR="00000000" w:rsidRPr="00000000">
        <w:rPr>
          <w:sz w:val="21"/>
          <w:szCs w:val="21"/>
          <w:rtl w:val="0"/>
        </w:rPr>
        <w:t xml:space="preserve">Exibir visão geral consolidada da operação — produção ativa, pedidos em andamento, containers embarcados, saldo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RF-002  </w:t>
      </w:r>
      <w:r w:rsidDel="00000000" w:rsidR="00000000" w:rsidRPr="00000000">
        <w:rPr>
          <w:sz w:val="21"/>
          <w:szCs w:val="21"/>
          <w:rtl w:val="0"/>
        </w:rPr>
        <w:t xml:space="preserve">Alertas em tempo real categorizados por criticidade: estoque abaixo do mínimo, vencimentos de documentos, condições climáticas, falhas em máquinas, corte de caixa, cut-offs de exportação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RF-003  </w:t>
      </w:r>
      <w:sdt>
        <w:sdtPr>
          <w:id w:val="2072169189"/>
          <w:tag w:val="goog_rdk_1"/>
        </w:sdtPr>
        <w:sdtContent>
          <w:commentRangeStart w:id="0"/>
        </w:sdtContent>
      </w:sdt>
      <w:sdt>
        <w:sdtPr>
          <w:id w:val="655661507"/>
          <w:tag w:val="goog_rdk_2"/>
        </w:sdtPr>
        <w:sdtContent>
          <w:commentRangeStart w:id="1"/>
        </w:sdtContent>
      </w:sdt>
      <w:r w:rsidDel="00000000" w:rsidR="00000000" w:rsidRPr="00000000">
        <w:rPr>
          <w:sz w:val="21"/>
          <w:szCs w:val="21"/>
          <w:rtl w:val="0"/>
        </w:rPr>
        <w:t xml:space="preserve">KPIs customizáveis por usuário — o operador de campo vê indicadores diferentes do gerente financeiro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RF-004  </w:t>
      </w:r>
      <w:r w:rsidDel="00000000" w:rsidR="00000000" w:rsidRPr="00000000">
        <w:rPr>
          <w:sz w:val="21"/>
          <w:szCs w:val="21"/>
          <w:rtl w:val="0"/>
        </w:rPr>
        <w:t xml:space="preserve">Atalhos rápidos configuráveis para as telas mais usadas pelo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RF-005  </w:t>
      </w:r>
      <w:r w:rsidDel="00000000" w:rsidR="00000000" w:rsidRPr="00000000">
        <w:rPr>
          <w:sz w:val="21"/>
          <w:szCs w:val="21"/>
          <w:rtl w:val="0"/>
        </w:rPr>
        <w:t xml:space="preserve">Lista de tarefas pendentes com prioridade, responsável e prazo — sincronizada com todos os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RF-006  </w:t>
      </w:r>
      <w:r w:rsidDel="00000000" w:rsidR="00000000" w:rsidRPr="00000000">
        <w:rPr>
          <w:sz w:val="21"/>
          <w:szCs w:val="21"/>
          <w:rtl w:val="0"/>
        </w:rPr>
        <w:t xml:space="preserve">Indicadores ambientais: consumo de água (m³), consumo de energia (kWh), emissão de carbono (CO₂e) atualizados diariamente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RF-007  </w:t>
      </w:r>
      <w:r w:rsidDel="00000000" w:rsidR="00000000" w:rsidRPr="00000000">
        <w:rPr>
          <w:sz w:val="21"/>
          <w:szCs w:val="21"/>
          <w:rtl w:val="0"/>
        </w:rPr>
        <w:t xml:space="preserve">Indicadores de exportação: containers em trânsito, qualidade média dos embarques, prazo de entrega vs. realizado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RF-008  </w:t>
      </w:r>
      <w:r w:rsidDel="00000000" w:rsidR="00000000" w:rsidRPr="00000000">
        <w:rPr>
          <w:sz w:val="21"/>
          <w:szCs w:val="21"/>
          <w:rtl w:val="0"/>
        </w:rPr>
        <w:t xml:space="preserve">Painel de auditoria: pendências de certificação, documentos vencendo nos próximos 30/60/90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RF-009  </w:t>
      </w:r>
      <w:r w:rsidDel="00000000" w:rsidR="00000000" w:rsidRPr="00000000">
        <w:rPr>
          <w:sz w:val="21"/>
          <w:szCs w:val="21"/>
          <w:rtl w:val="0"/>
        </w:rPr>
        <w:t xml:space="preserve">Dashboard de métricas acionáveis — cada KPI com botão de drill-down para o módulo de 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RF-010  </w:t>
      </w:r>
      <w:r w:rsidDel="00000000" w:rsidR="00000000" w:rsidRPr="00000000">
        <w:rPr>
          <w:sz w:val="21"/>
          <w:szCs w:val="21"/>
          <w:rtl w:val="0"/>
        </w:rPr>
        <w:t xml:space="preserve">Visualização de OKRs (Objectives and Key Results) com progresso em tempo real, responsáveis e prazo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RF-011  </w:t>
      </w:r>
      <w:r w:rsidDel="00000000" w:rsidR="00000000" w:rsidRPr="00000000">
        <w:rPr>
          <w:sz w:val="21"/>
          <w:szCs w:val="21"/>
          <w:rtl w:val="0"/>
        </w:rPr>
        <w:t xml:space="preserve">Alertas de estoque mínimo/máximo críticos com identificação do produto, armazém e quantidade atual vs.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RF-012  </w:t>
      </w:r>
      <w:r w:rsidDel="00000000" w:rsidR="00000000" w:rsidRPr="00000000">
        <w:rPr>
          <w:sz w:val="21"/>
          <w:szCs w:val="21"/>
          <w:rtl w:val="0"/>
        </w:rPr>
        <w:t xml:space="preserve">Indicadores de vacaria: produção de leite do dia, animais em tratamento, previsão de partos nos próximos 7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r w:rsidDel="00000000" w:rsidR="00000000" w:rsidRPr="00000000">
        <w:rPr>
          <w:rtl w:val="0"/>
        </w:rPr>
        <w:t xml:space="preserve">2.2 — Cadastros Base</w:t>
      </w:r>
    </w:p>
    <w:p w:rsidR="00000000" w:rsidDel="00000000" w:rsidP="00000000" w:rsidRDefault="00000000" w:rsidRPr="00000000" w14:paraId="0000012A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Base de dados central que alimenta todos os demais módulos — qualidade do dado aqui impacta todo 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Os cadastros base são a fundação do sistema. Um dado cadastrado corretamente aqui elimina retrabalho em todos os módulos. O sistema deve oferecer criação rápida de registros diretamente nas telas de operação, sem forçar o usuário a sair do contexto atual.</w:t>
      </w:r>
    </w:p>
    <w:p w:rsidR="00000000" w:rsidDel="00000000" w:rsidP="00000000" w:rsidRDefault="00000000" w:rsidRPr="00000000" w14:paraId="0000012C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Empresa e Imóveis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RF-020  </w:t>
      </w:r>
      <w:r w:rsidDel="00000000" w:rsidR="00000000" w:rsidRPr="00000000">
        <w:rPr>
          <w:sz w:val="21"/>
          <w:szCs w:val="21"/>
          <w:rtl w:val="0"/>
        </w:rPr>
        <w:t xml:space="preserve">Cadastro completo de empresa/filial com CNPJ, Inscrição Estadual, endereço, licenças ambientais, certificados vigentes e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RF-021  </w:t>
      </w:r>
      <w:r w:rsidDel="00000000" w:rsidR="00000000" w:rsidRPr="00000000">
        <w:rPr>
          <w:sz w:val="21"/>
          <w:szCs w:val="21"/>
          <w:rtl w:val="0"/>
        </w:rPr>
        <w:t xml:space="preserve">Gestão de imóveis rurais com CAR (Cadastro Ambiental Rural), georreferenciamento via polígono no mapa, histórico de culturas por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RF-022  </w:t>
      </w:r>
      <w:r w:rsidDel="00000000" w:rsidR="00000000" w:rsidRPr="00000000">
        <w:rPr>
          <w:sz w:val="21"/>
          <w:szCs w:val="21"/>
          <w:rtl w:val="0"/>
        </w:rPr>
        <w:t xml:space="preserve">Cadastro de áreas e talhões com: nome, dimensão em hectares, coordenadas GPS, limites georreferenciados, tipo de solo, histórico de culturas, curvas de nível e sistema de irrigação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RF-023  </w:t>
      </w:r>
      <w:sdt>
        <w:sdtPr>
          <w:id w:val="97989385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Centros de custo com estrutura hierárquica (empresa → fazenda → área → talhão) para rateio preciso de despesas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Pessoas e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RF-024  </w:t>
      </w:r>
      <w:r w:rsidDel="00000000" w:rsidR="00000000" w:rsidRPr="00000000">
        <w:rPr>
          <w:sz w:val="21"/>
          <w:szCs w:val="21"/>
          <w:rtl w:val="0"/>
        </w:rPr>
        <w:t xml:space="preserve">Cadastro de colaboradores com função, vínculo empregatício, documentos, certificações, treinamentos e histórico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RF-025  </w:t>
      </w:r>
      <w:r w:rsidDel="00000000" w:rsidR="00000000" w:rsidRPr="00000000">
        <w:rPr>
          <w:sz w:val="21"/>
          <w:szCs w:val="21"/>
          <w:rtl w:val="0"/>
        </w:rPr>
        <w:t xml:space="preserve">Cadastro de clientes com nome, país, moeda padrão de faturamento, porto de destino padrão, histórico de compras e limite de crédito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RF-026  </w:t>
      </w:r>
      <w:r w:rsidDel="00000000" w:rsidR="00000000" w:rsidRPr="00000000">
        <w:rPr>
          <w:sz w:val="21"/>
          <w:szCs w:val="21"/>
          <w:rtl w:val="0"/>
        </w:rPr>
        <w:t xml:space="preserve">Cadastro de fornecedores com CNPJ/CPF, categoria de fornecimento, avaliação de desempenho, prazo de entrega médio e histórico de pedidos. Cadastro de transportadoras com RNTRC. Cadastro de motoristas com CNH, MOPP e vencimentos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RF-027  </w:t>
      </w:r>
      <w:r w:rsidDel="00000000" w:rsidR="00000000" w:rsidRPr="00000000">
        <w:rPr>
          <w:sz w:val="21"/>
          <w:szCs w:val="21"/>
          <w:rtl w:val="0"/>
        </w:rPr>
        <w:t xml:space="preserve">Base técnica de culturas, cultivares, pragas e doenças com ciclo fenológico, sintomas, produtos indicados e carência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RF-028  </w:t>
      </w:r>
      <w:r w:rsidDel="00000000" w:rsidR="00000000" w:rsidRPr="00000000">
        <w:rPr>
          <w:sz w:val="21"/>
          <w:szCs w:val="21"/>
          <w:rtl w:val="0"/>
        </w:rPr>
        <w:t xml:space="preserve">Cadastro de navios com companhia armadora, porto de origem/destino e rota. Criação rápida diretamente na tela de booking sem sair do fluxo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Outros Cadastros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RF-029  </w:t>
      </w:r>
      <w:r w:rsidDel="00000000" w:rsidR="00000000" w:rsidRPr="00000000">
        <w:rPr>
          <w:sz w:val="21"/>
          <w:szCs w:val="21"/>
          <w:rtl w:val="0"/>
        </w:rPr>
        <w:t xml:space="preserve">Cadastro de poços, hidrômetros e medidores com localização, capacidade, vazão máxima e responsável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RF-030  </w:t>
      </w:r>
      <w:r w:rsidDel="00000000" w:rsidR="00000000" w:rsidRPr="00000000">
        <w:rPr>
          <w:sz w:val="21"/>
          <w:szCs w:val="21"/>
          <w:rtl w:val="0"/>
        </w:rPr>
        <w:t xml:space="preserve">Cadastro de produtos com código interno, NCM, unidade de medida, registro no MAPA (quando aplicável) e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RF-031  </w:t>
      </w:r>
      <w:r w:rsidDel="00000000" w:rsidR="00000000" w:rsidRPr="00000000">
        <w:rPr>
          <w:sz w:val="21"/>
          <w:szCs w:val="21"/>
          <w:rtl w:val="0"/>
        </w:rPr>
        <w:t xml:space="preserve">Produtos sem registro no MAPA ficam ocultos para usuários comuns — visíveis apenas para o administrador do sistema (configurável por perfil)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RF-032  </w:t>
      </w:r>
      <w:r w:rsidDel="00000000" w:rsidR="00000000" w:rsidRPr="00000000">
        <w:rPr>
          <w:sz w:val="21"/>
          <w:szCs w:val="21"/>
          <w:rtl w:val="0"/>
        </w:rPr>
        <w:t xml:space="preserve">Cadastro de animais (vacaria) com número de brinco/chip, raça, data de nascimento, sexo, origem e situação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RF-033  </w:t>
      </w:r>
      <w:r w:rsidDel="00000000" w:rsidR="00000000" w:rsidRPr="00000000">
        <w:rPr>
          <w:sz w:val="21"/>
          <w:szCs w:val="21"/>
          <w:rtl w:val="0"/>
        </w:rPr>
        <w:t xml:space="preserve">Cadastro de raças, linhagens e genealogia com árvore genealógica de até 3 gerações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RF-034  </w:t>
      </w:r>
      <w:r w:rsidDel="00000000" w:rsidR="00000000" w:rsidRPr="00000000">
        <w:rPr>
          <w:sz w:val="21"/>
          <w:szCs w:val="21"/>
          <w:rtl w:val="0"/>
        </w:rPr>
        <w:t xml:space="preserve">Cadastro de patrimônio com categoria (veículo, equipamento, benfeitoria, imobilizado), localização, número de série e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  <w:t xml:space="preserve">2.3 — Gestão de Usuários e Segurança</w:t>
      </w:r>
    </w:p>
    <w:p w:rsidR="00000000" w:rsidDel="00000000" w:rsidP="00000000" w:rsidRDefault="00000000" w:rsidRPr="00000000" w14:paraId="00000140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Controle total de acesso — cada usuário vê e faz somente o que seu perfil permite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sistema deve ter controle de permissões granular, auditoria completa de todas as ações e autenticação segura. Nenhuma operação sensível (exclusão, aprovação financeira, liberação de exportação) pode ser realizada sem o perfil adequado.</w:t>
      </w:r>
    </w:p>
    <w:p w:rsidR="00000000" w:rsidDel="00000000" w:rsidP="00000000" w:rsidRDefault="00000000" w:rsidRPr="00000000" w14:paraId="0000014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RF-750  </w:t>
      </w:r>
      <w:r w:rsidDel="00000000" w:rsidR="00000000" w:rsidRPr="00000000">
        <w:rPr>
          <w:sz w:val="21"/>
          <w:szCs w:val="21"/>
          <w:rtl w:val="0"/>
        </w:rPr>
        <w:t xml:space="preserve">Perfis pré-configurados por porte de produtor: Pequeno (Starter), Médio (Professional) e Grande (Enterprise) — com permissões padrão ajustáveis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RF-751  </w:t>
      </w:r>
      <w:r w:rsidDel="00000000" w:rsidR="00000000" w:rsidRPr="00000000">
        <w:rPr>
          <w:sz w:val="21"/>
          <w:szCs w:val="21"/>
          <w:rtl w:val="0"/>
        </w:rPr>
        <w:t xml:space="preserve">Permissões granulares por módulo e ação (Visualizar / Criar / Editar / Excluir / Aprovar) — configuráveis individualmente por usuário ou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RF-752  </w:t>
      </w:r>
      <w:r w:rsidDel="00000000" w:rsidR="00000000" w:rsidRPr="00000000">
        <w:rPr>
          <w:sz w:val="21"/>
          <w:szCs w:val="21"/>
          <w:rtl w:val="0"/>
        </w:rPr>
        <w:t xml:space="preserve">Logs completos de auditoria: quem fez, o quê, quando, de qual IP/dispositivo. Imutáveis e pesquisáveis. Exportáveis em CSV/PDF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RF-753  </w:t>
      </w:r>
      <w:r w:rsidDel="00000000" w:rsidR="00000000" w:rsidRPr="00000000">
        <w:rPr>
          <w:sz w:val="21"/>
          <w:szCs w:val="21"/>
          <w:rtl w:val="0"/>
        </w:rPr>
        <w:t xml:space="preserve">Autenticação em dois fatores (2FA) obrigatória para perfis com acesso financeiro ou de exportação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RF-754  </w:t>
      </w:r>
      <w:r w:rsidDel="00000000" w:rsidR="00000000" w:rsidRPr="00000000">
        <w:rPr>
          <w:sz w:val="21"/>
          <w:szCs w:val="21"/>
          <w:rtl w:val="0"/>
        </w:rPr>
        <w:t xml:space="preserve">Controle de sessões ativas — administrador pode forçar logout de qualquer usuário remotamente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RF-755  </w:t>
      </w:r>
      <w:r w:rsidDel="00000000" w:rsidR="00000000" w:rsidRPr="00000000">
        <w:rPr>
          <w:sz w:val="21"/>
          <w:szCs w:val="21"/>
          <w:rtl w:val="0"/>
        </w:rPr>
        <w:t xml:space="preserve">Perfis especiais pré-configurados: Administrador Master, Operador de Packing, Gestor de Exportação, Financeiro, Despachante Externo, Cooperado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RF-756  </w:t>
      </w:r>
      <w:r w:rsidDel="00000000" w:rsidR="00000000" w:rsidRPr="00000000">
        <w:rPr>
          <w:sz w:val="21"/>
          <w:szCs w:val="21"/>
          <w:rtl w:val="0"/>
        </w:rPr>
        <w:t xml:space="preserve">Cooperado visualiza exclusivamente suas próprias áreas, talhões e dados financeiros — sem acesso aos dados de outros cooperados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RF-757  </w:t>
      </w:r>
      <w:r w:rsidDel="00000000" w:rsidR="00000000" w:rsidRPr="00000000">
        <w:rPr>
          <w:sz w:val="21"/>
          <w:szCs w:val="21"/>
          <w:rtl w:val="0"/>
        </w:rPr>
        <w:t xml:space="preserve">Controle de dispositivos autorizados por usuário — login de dispositivo não cadastrado gera alerta ao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rtl w:val="0"/>
        </w:rPr>
        <w:t xml:space="preserve">2.4 — Suprimentos e Compras</w:t>
      </w:r>
    </w:p>
    <w:p w:rsidR="00000000" w:rsidDel="00000000" w:rsidP="00000000" w:rsidRDefault="00000000" w:rsidRPr="00000000" w14:paraId="0000014C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Do pedido de compra à entrada no estoque — processo completo com aprovações, cotações e rastreabilidade 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módulo de suprimentos controla todo o ciclo de aquisição de insumos, materiais e serviços. A integração com o almoxarifado é automática: ao confirmar o recebimento, o estoque é atualizado sem nenhuma ação adicional.</w:t>
      </w:r>
    </w:p>
    <w:p w:rsidR="00000000" w:rsidDel="00000000" w:rsidP="00000000" w:rsidRDefault="00000000" w:rsidRPr="00000000" w14:paraId="0000014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RF-050  </w:t>
      </w:r>
      <w:r w:rsidDel="00000000" w:rsidR="00000000" w:rsidRPr="00000000">
        <w:rPr>
          <w:sz w:val="21"/>
          <w:szCs w:val="21"/>
          <w:rtl w:val="0"/>
        </w:rPr>
        <w:t xml:space="preserve">Solicitações de compra com fluxo de aprovação configurável por nível hierárquico (ex: até R$500 aprovação do supervisor; acima disso, gerência)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RF-051  </w:t>
      </w:r>
      <w:r w:rsidDel="00000000" w:rsidR="00000000" w:rsidRPr="00000000">
        <w:rPr>
          <w:sz w:val="21"/>
          <w:szCs w:val="21"/>
          <w:rtl w:val="0"/>
        </w:rPr>
        <w:t xml:space="preserve">Cotações com múltiplos fornecedores: envio de e-mail automático, prazo de resposta, comparativo automático por preço/prazo/qualidade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RF-052  </w:t>
      </w:r>
      <w:r w:rsidDel="00000000" w:rsidR="00000000" w:rsidRPr="00000000">
        <w:rPr>
          <w:sz w:val="21"/>
          <w:szCs w:val="21"/>
          <w:rtl w:val="0"/>
        </w:rPr>
        <w:t xml:space="preserve">Emissão de pedido de compra com número sequencial, itens, quantidades, valor, prazo de entrega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RF-053  </w:t>
      </w:r>
      <w:r w:rsidDel="00000000" w:rsidR="00000000" w:rsidRPr="00000000">
        <w:rPr>
          <w:sz w:val="21"/>
          <w:szCs w:val="21"/>
          <w:rtl w:val="0"/>
        </w:rPr>
        <w:t xml:space="preserve">Controle de recebimento com conferência de itens (físico vs. pedido vs. nota fiscal) e registro de divergências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RF-054  </w:t>
      </w:r>
      <w:r w:rsidDel="00000000" w:rsidR="00000000" w:rsidRPr="00000000">
        <w:rPr>
          <w:sz w:val="21"/>
          <w:szCs w:val="21"/>
          <w:rtl w:val="0"/>
        </w:rPr>
        <w:t xml:space="preserve">Entrada de NF-e via leitura de XML — preenche automaticamente fornecedor, itens, quantidades e valores, eliminando digitação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RF-055  </w:t>
      </w:r>
      <w:r w:rsidDel="00000000" w:rsidR="00000000" w:rsidRPr="00000000">
        <w:rPr>
          <w:sz w:val="21"/>
          <w:szCs w:val="21"/>
          <w:rtl w:val="0"/>
        </w:rPr>
        <w:t xml:space="preserve">Controle de estoque mínimo/máximo por produto com alertas configuráveis por nível crítico (amarelo/vermelho) enviados ao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RF-056  </w:t>
      </w:r>
      <w:r w:rsidDel="00000000" w:rsidR="00000000" w:rsidRPr="00000000">
        <w:rPr>
          <w:sz w:val="21"/>
          <w:szCs w:val="21"/>
          <w:rtl w:val="0"/>
        </w:rPr>
        <w:t xml:space="preserve">Inventário cíclico por categoria de produto com geração automática de contagem e relatório de divergências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RF-057  </w:t>
      </w:r>
      <w:r w:rsidDel="00000000" w:rsidR="00000000" w:rsidRPr="00000000">
        <w:rPr>
          <w:sz w:val="21"/>
          <w:szCs w:val="21"/>
          <w:rtl w:val="0"/>
        </w:rPr>
        <w:t xml:space="preserve">Curva ABC de estoque para classificação dos itens por valor de consumo e priorização de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RF-058  </w:t>
      </w:r>
      <w:r w:rsidDel="00000000" w:rsidR="00000000" w:rsidRPr="00000000">
        <w:rPr>
          <w:sz w:val="21"/>
          <w:szCs w:val="21"/>
          <w:rtl w:val="0"/>
        </w:rPr>
        <w:t xml:space="preserve">Controle especial de defensivos e fertilizantes: receituário agronômico obrigatório antes de qualquer movimentação, registro no MAPA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RF-059  </w:t>
      </w:r>
      <w:r w:rsidDel="00000000" w:rsidR="00000000" w:rsidRPr="00000000">
        <w:rPr>
          <w:sz w:val="21"/>
          <w:szCs w:val="21"/>
          <w:rtl w:val="0"/>
        </w:rPr>
        <w:t xml:space="preserve">Ranking e avaliação de fornecedores: nota por prazo de entrega, qualidade do produto, conformidade com pedido e histórico de ocorrências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RF-060  </w:t>
      </w:r>
      <w:r w:rsidDel="00000000" w:rsidR="00000000" w:rsidRPr="00000000">
        <w:rPr>
          <w:sz w:val="21"/>
          <w:szCs w:val="21"/>
          <w:rtl w:val="0"/>
        </w:rPr>
        <w:t xml:space="preserve">Alertas automáticos multicanal (e-mail, notificação no sistema) quando estoque atingir nível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RF-061  </w:t>
      </w:r>
      <w:r w:rsidDel="00000000" w:rsidR="00000000" w:rsidRPr="00000000">
        <w:rPr>
          <w:sz w:val="21"/>
          <w:szCs w:val="21"/>
          <w:rtl w:val="0"/>
        </w:rPr>
        <w:t xml:space="preserve">Sugestão automática de reposição baseada no consumo histórico dos últimos 3/6/12 meses — com quantidade e fornecedor sugeridos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RF-062  </w:t>
      </w:r>
      <w:r w:rsidDel="00000000" w:rsidR="00000000" w:rsidRPr="00000000">
        <w:rPr>
          <w:sz w:val="21"/>
          <w:szCs w:val="21"/>
          <w:rtl w:val="0"/>
        </w:rPr>
        <w:t xml:space="preserve">Controle de produtos críticos (combustível, defensivo, fertilizante, sementes) com dashboard exclusivo de criticidade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RF-063  </w:t>
      </w:r>
      <w:r w:rsidDel="00000000" w:rsidR="00000000" w:rsidRPr="00000000">
        <w:rPr>
          <w:sz w:val="21"/>
          <w:szCs w:val="21"/>
          <w:rtl w:val="0"/>
        </w:rPr>
        <w:t xml:space="preserve">Dashboard de criticidade de estoque com semáforo visual por produto e área/talhão consumidora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2.5 — Almoxarifado e Armazéns</w:t>
      </w:r>
    </w:p>
    <w:p w:rsidR="00000000" w:rsidDel="00000000" w:rsidP="00000000" w:rsidRDefault="00000000" w:rsidRPr="00000000" w14:paraId="0000015E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Controle de movimentação, rastreabilidade por lote e integração total com suprimentos e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RF-080  </w:t>
      </w:r>
      <w:r w:rsidDel="00000000" w:rsidR="00000000" w:rsidRPr="00000000">
        <w:rPr>
          <w:sz w:val="21"/>
          <w:szCs w:val="21"/>
          <w:rtl w:val="0"/>
        </w:rPr>
        <w:t xml:space="preserve">Cadastro de múltiplos armazéns e depósitos com localização física, responsável e tipo de produto armazenado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RF-081  </w:t>
      </w:r>
      <w:r w:rsidDel="00000000" w:rsidR="00000000" w:rsidRPr="00000000">
        <w:rPr>
          <w:sz w:val="21"/>
          <w:szCs w:val="21"/>
          <w:rtl w:val="0"/>
        </w:rPr>
        <w:t xml:space="preserve">Controle de locais de estocagem com endereçamento alfanumérico (corredor/prateleira/posição) para localização precisa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RF-082  </w:t>
      </w:r>
      <w:r w:rsidDel="00000000" w:rsidR="00000000" w:rsidRPr="00000000">
        <w:rPr>
          <w:sz w:val="21"/>
          <w:szCs w:val="21"/>
          <w:rtl w:val="0"/>
        </w:rPr>
        <w:t xml:space="preserve">Requisições internas: solicitação de material, aprovação pelo responsável do armazém, baixa automática no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RF-083  </w:t>
      </w:r>
      <w:r w:rsidDel="00000000" w:rsidR="00000000" w:rsidRPr="00000000">
        <w:rPr>
          <w:sz w:val="21"/>
          <w:szCs w:val="21"/>
          <w:rtl w:val="0"/>
        </w:rPr>
        <w:t xml:space="preserve">Devoluções ao estoque com registro de motivo, estado do produto e atualização automática das quantidades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RF-084  </w:t>
      </w:r>
      <w:r w:rsidDel="00000000" w:rsidR="00000000" w:rsidRPr="00000000">
        <w:rPr>
          <w:sz w:val="21"/>
          <w:szCs w:val="21"/>
          <w:rtl w:val="0"/>
        </w:rPr>
        <w:t xml:space="preserve">Inventário geral e parcial com geração de folhas de contagem, registro de divergências e relatório de ajuste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RF-085  </w:t>
      </w:r>
      <w:r w:rsidDel="00000000" w:rsidR="00000000" w:rsidRPr="00000000">
        <w:rPr>
          <w:sz w:val="21"/>
          <w:szCs w:val="21"/>
          <w:rtl w:val="0"/>
        </w:rPr>
        <w:t xml:space="preserve">Entrada e saída controladas por lote e validade — sistema alerta sobre produtos próximos do vencimento com antecedência configurável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RF-086  </w:t>
      </w:r>
      <w:r w:rsidDel="00000000" w:rsidR="00000000" w:rsidRPr="00000000">
        <w:rPr>
          <w:sz w:val="21"/>
          <w:szCs w:val="21"/>
          <w:rtl w:val="0"/>
        </w:rPr>
        <w:t xml:space="preserve">Bloqueio automático de lote contaminado ou reprovado na qualidade — produto bloqueado não pode ser consumido até liberação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RF-087  </w:t>
      </w:r>
      <w:r w:rsidDel="00000000" w:rsidR="00000000" w:rsidRPr="00000000">
        <w:rPr>
          <w:sz w:val="21"/>
          <w:szCs w:val="21"/>
          <w:rtl w:val="0"/>
        </w:rPr>
        <w:t xml:space="preserve">Logística reversa de embalagens: controle de devolução de caixas de colheita, bombonas, sacarias e embalagens de agroquímicos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RF-088  </w:t>
      </w:r>
      <w:r w:rsidDel="00000000" w:rsidR="00000000" w:rsidRPr="00000000">
        <w:rPr>
          <w:sz w:val="21"/>
          <w:szCs w:val="21"/>
          <w:rtl w:val="0"/>
        </w:rPr>
        <w:t xml:space="preserve">Empréstimos de materiais a produtores com registro de quantidade, data, prazo de devolução e integração com Conta Corrente do Produtor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RF-089  </w:t>
      </w:r>
      <w:sdt>
        <w:sdtPr>
          <w:id w:val="182855445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Rastreabilidade completa: insumo recebido → talhão de aplicação → produto final embalado — rastreável em qualquer direção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RF-090  </w:t>
      </w:r>
      <w:r w:rsidDel="00000000" w:rsidR="00000000" w:rsidRPr="00000000">
        <w:rPr>
          <w:sz w:val="21"/>
          <w:szCs w:val="21"/>
          <w:rtl w:val="0"/>
        </w:rPr>
        <w:t xml:space="preserve">Transferência entre armazéns com registro de responsável, data e motivo da movimentação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RF-091  </w:t>
      </w:r>
      <w:r w:rsidDel="00000000" w:rsidR="00000000" w:rsidRPr="00000000">
        <w:rPr>
          <w:sz w:val="21"/>
          <w:szCs w:val="21"/>
          <w:rtl w:val="0"/>
        </w:rPr>
        <w:t xml:space="preserve">Controle PEPS (Primeiro que Entra, Primeiro que Sai): opcional, configurável por armazém. Quando ativo, o sistema sugere automaticamente o lote mais antigo para 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RF-092  </w:t>
      </w:r>
      <w:r w:rsidDel="00000000" w:rsidR="00000000" w:rsidRPr="00000000">
        <w:rPr>
          <w:sz w:val="21"/>
          <w:szCs w:val="21"/>
          <w:rtl w:val="0"/>
        </w:rPr>
        <w:t xml:space="preserve">Identificação automática de produtos obsoletos baseada em data de validade e tempo sem movimentação (configurável)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RF-093  </w:t>
      </w:r>
      <w:r w:rsidDel="00000000" w:rsidR="00000000" w:rsidRPr="00000000">
        <w:rPr>
          <w:sz w:val="21"/>
          <w:szCs w:val="21"/>
          <w:rtl w:val="0"/>
        </w:rPr>
        <w:t xml:space="preserve">Workflow de decisão para produto obsoleto: devolução ao fornecedor, descarte por empresa certificada ou doação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RF-094  </w:t>
      </w:r>
      <w:r w:rsidDel="00000000" w:rsidR="00000000" w:rsidRPr="00000000">
        <w:rPr>
          <w:sz w:val="21"/>
          <w:szCs w:val="21"/>
          <w:rtl w:val="0"/>
        </w:rPr>
        <w:t xml:space="preserve">Cadastro e controle de empresas especializadas em descarte de resíduos com licenças ambientais e certificações vigentes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RF-095  </w:t>
      </w:r>
      <w:r w:rsidDel="00000000" w:rsidR="00000000" w:rsidRPr="00000000">
        <w:rPr>
          <w:sz w:val="21"/>
          <w:szCs w:val="21"/>
          <w:rtl w:val="0"/>
        </w:rPr>
        <w:t xml:space="preserve">Anexo de documentos para cada movimentação de resíduo: MTR (Manifesto de Transporte de Resíduos), CDF, laudos e fotos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RF-096  </w:t>
      </w:r>
      <w:r w:rsidDel="00000000" w:rsidR="00000000" w:rsidRPr="00000000">
        <w:rPr>
          <w:sz w:val="21"/>
          <w:szCs w:val="21"/>
          <w:rtl w:val="0"/>
        </w:rPr>
        <w:t xml:space="preserve">Controle de venda e doação de resíduos recicláveis com registro de comprador, valor, quantidade e comprovante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RF-097  </w:t>
      </w:r>
      <w:r w:rsidDel="00000000" w:rsidR="00000000" w:rsidRPr="00000000">
        <w:rPr>
          <w:sz w:val="21"/>
          <w:szCs w:val="21"/>
          <w:rtl w:val="0"/>
        </w:rPr>
        <w:t xml:space="preserve">Emissão de comprovante de doação ou venda de recicláveis para fins de compliance 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RF-098  </w:t>
      </w:r>
      <w:r w:rsidDel="00000000" w:rsidR="00000000" w:rsidRPr="00000000">
        <w:rPr>
          <w:sz w:val="21"/>
          <w:szCs w:val="21"/>
          <w:rtl w:val="0"/>
        </w:rPr>
        <w:t xml:space="preserve">Relatório de movimentação de resíduos por tipo, período, área e destinação para auditorias de certificação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2.6 — Produção Agrícola</w:t>
      </w:r>
    </w:p>
    <w:p w:rsidR="00000000" w:rsidDel="00000000" w:rsidP="00000000" w:rsidRDefault="00000000" w:rsidRPr="00000000" w14:paraId="00000174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Do planejamento de safra ao caderno de campo digital — rastreabilidade total e custos por talhão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módulo de produção agrícola é o coração do sistema. Integra diretamente com almoxarifado (consumo de insumos), packing house (entrega de frutos), financeiro (custos por talhão) e certificações (caderno de campo). Todas as ordens de serviço geram consumo e custo automaticamente.</w:t>
      </w:r>
    </w:p>
    <w:p w:rsidR="00000000" w:rsidDel="00000000" w:rsidP="00000000" w:rsidRDefault="00000000" w:rsidRPr="00000000" w14:paraId="00000176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Planejamento e Safra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RF-100  </w:t>
      </w:r>
      <w:sdt>
        <w:sdtPr>
          <w:id w:val="-517524856"/>
          <w:tag w:val="goog_rdk_5"/>
        </w:sdtPr>
        <w:sdtContent>
          <w:commentRangeStart w:id="2"/>
        </w:sdtContent>
      </w:sdt>
      <w:r w:rsidDel="00000000" w:rsidR="00000000" w:rsidRPr="00000000">
        <w:rPr>
          <w:sz w:val="21"/>
          <w:szCs w:val="21"/>
          <w:rtl w:val="0"/>
        </w:rPr>
        <w:t xml:space="preserve">Planejamento completo de safra: área plantada, cultivar, densidade, data de plantio estimada, previsão de colheita e meta de produtividade por talhão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RF-101  </w:t>
      </w:r>
      <w:r w:rsidDel="00000000" w:rsidR="00000000" w:rsidRPr="00000000">
        <w:rPr>
          <w:sz w:val="21"/>
          <w:szCs w:val="21"/>
          <w:rtl w:val="0"/>
        </w:rPr>
        <w:t xml:space="preserve">Previsão de colheita por área com cálculo automático baseado em histórico de produtividade e condições atuais da lavoura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RF-102  </w:t>
      </w:r>
      <w:r w:rsidDel="00000000" w:rsidR="00000000" w:rsidRPr="00000000">
        <w:rPr>
          <w:sz w:val="21"/>
          <w:szCs w:val="21"/>
          <w:rtl w:val="0"/>
        </w:rPr>
        <w:t xml:space="preserve">Orçamento de safra: estimativa de custos por categoria (insumos, mão de obra, frota, packing) vs. receita projetada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RF-103  </w:t>
      </w:r>
      <w:sdt>
        <w:sdtPr>
          <w:id w:val="49157627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Cadastro e ciclo de safra com status: Planejada → Em andamento → Colheita → Encerrada. Safra encerrada bloqueia edições (reabertura via workflow)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Monitoramento e Ordens de Serviço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RF-104  </w:t>
      </w:r>
      <w:sdt>
        <w:sdtPr>
          <w:id w:val="772012602"/>
          <w:tag w:val="goog_rdk_7"/>
        </w:sdtPr>
        <w:sdtContent>
          <w:commentRangeStart w:id="3"/>
        </w:sdtContent>
      </w:sdt>
      <w:r w:rsidDel="00000000" w:rsidR="00000000" w:rsidRPr="00000000">
        <w:rPr>
          <w:sz w:val="21"/>
          <w:szCs w:val="21"/>
          <w:rtl w:val="0"/>
        </w:rPr>
        <w:t xml:space="preserve">Monitoramento de pragas, doenças e fenologia: registro de observação no talhão com foto geolocalizada, identificação do agente e nível de infestação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RF-105  </w:t>
      </w:r>
      <w:r w:rsidDel="00000000" w:rsidR="00000000" w:rsidRPr="00000000">
        <w:rPr>
          <w:sz w:val="21"/>
          <w:szCs w:val="21"/>
          <w:rtl w:val="0"/>
        </w:rPr>
        <w:t xml:space="preserve">Ordens de serviço agrícolas: plantio, irrigação, aplicação de defensivos/fertilizantes, poda, colheita, roçada. Cada OS vinculada ao talhão, responsável 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RF-106  </w:t>
      </w:r>
      <w:sdt>
        <w:sdtPr>
          <w:id w:val="2040252909"/>
          <w:tag w:val="goog_rdk_8"/>
        </w:sdtPr>
        <w:sdtContent>
          <w:commentRangeStart w:id="4"/>
        </w:sdtContent>
      </w:sdt>
      <w:r w:rsidDel="00000000" w:rsidR="00000000" w:rsidRPr="00000000">
        <w:rPr>
          <w:sz w:val="21"/>
          <w:szCs w:val="21"/>
          <w:rtl w:val="0"/>
        </w:rPr>
        <w:t xml:space="preserve">Fertirrigação integrada ao controle de poços e hidrômetros — consumo de água registrado automaticamente por talhão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RF-107  </w:t>
      </w:r>
      <w:r w:rsidDel="00000000" w:rsidR="00000000" w:rsidRPr="00000000">
        <w:rPr>
          <w:sz w:val="21"/>
          <w:szCs w:val="21"/>
          <w:rtl w:val="0"/>
        </w:rPr>
        <w:t xml:space="preserve">Registro de pluviometria: chuva diária em mm por ponto de coleta, com gráficos históricos e alertas de deficit/excesso hídrico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RF-108  </w:t>
      </w:r>
      <w:r w:rsidDel="00000000" w:rsidR="00000000" w:rsidRPr="00000000">
        <w:rPr>
          <w:sz w:val="21"/>
          <w:szCs w:val="21"/>
          <w:rtl w:val="0"/>
        </w:rPr>
        <w:t xml:space="preserve">Controle de qualidade de campo: amostras coletadas por talhão, parâmetros analisados (Brix, coloração, tamanho), histograma de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Rastreabilidade e Custos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RF-109  </w:t>
      </w:r>
      <w:r w:rsidDel="00000000" w:rsidR="00000000" w:rsidRPr="00000000">
        <w:rPr>
          <w:sz w:val="21"/>
          <w:szCs w:val="21"/>
          <w:rtl w:val="0"/>
        </w:rPr>
        <w:t xml:space="preserve">Lotes de produção com ID único e rastreabilidade completa: qual semente, qual insumo, qual operador, qual equipamento, qual talhão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RF-110  </w:t>
      </w:r>
      <w:r w:rsidDel="00000000" w:rsidR="00000000" w:rsidRPr="00000000">
        <w:rPr>
          <w:sz w:val="21"/>
          <w:szCs w:val="21"/>
          <w:rtl w:val="0"/>
        </w:rPr>
        <w:t xml:space="preserve">Integração com packing house: ao registrar a colheita, o sistema inicia automaticamente o fluxo de recepção no packing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RF-111  </w:t>
      </w:r>
      <w:r w:rsidDel="00000000" w:rsidR="00000000" w:rsidRPr="00000000">
        <w:rPr>
          <w:sz w:val="21"/>
          <w:szCs w:val="21"/>
          <w:rtl w:val="0"/>
        </w:rPr>
        <w:t xml:space="preserve">Caderno de campo digital compatível com GLOBALG.A.P. IFA v6: registro de todas as intervenções, produtos utilizados, concentrações e carências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RF-112  </w:t>
      </w:r>
      <w:r w:rsidDel="00000000" w:rsidR="00000000" w:rsidRPr="00000000">
        <w:rPr>
          <w:sz w:val="21"/>
          <w:szCs w:val="21"/>
          <w:rtl w:val="0"/>
        </w:rPr>
        <w:t xml:space="preserve">Histórico completo por talhão: todas as safras, culturas, insumos aplicados, produtividade, problemas e custos — consultável por qualquer período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RF-113  </w:t>
      </w:r>
      <w:r w:rsidDel="00000000" w:rsidR="00000000" w:rsidRPr="00000000">
        <w:rPr>
          <w:sz w:val="21"/>
          <w:szCs w:val="21"/>
          <w:rtl w:val="0"/>
        </w:rPr>
        <w:t xml:space="preserve">Aplicações de defensivos e fertilizantes vinculadas ao receituário agronômico — sistema bloqueia aplicação de produto sem receituário 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RF-114  </w:t>
      </w:r>
      <w:r w:rsidDel="00000000" w:rsidR="00000000" w:rsidRPr="00000000">
        <w:rPr>
          <w:sz w:val="21"/>
          <w:szCs w:val="21"/>
          <w:rtl w:val="0"/>
        </w:rPr>
        <w:t xml:space="preserve">Consumo automático de insumos via almoxarifado: ao concluir uma OS de aplicação, o sistema debita automaticamente os produtos do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RF-115  </w:t>
      </w:r>
      <w:r w:rsidDel="00000000" w:rsidR="00000000" w:rsidRPr="00000000">
        <w:rPr>
          <w:sz w:val="21"/>
          <w:szCs w:val="21"/>
          <w:rtl w:val="0"/>
        </w:rPr>
        <w:t xml:space="preserve">Custos por talhão e safra: mão de obra, insumos, água, energia, frota, depreciação de equipamentos — todos rateados ao talhão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RF-116  </w:t>
      </w:r>
      <w:r w:rsidDel="00000000" w:rsidR="00000000" w:rsidRPr="00000000">
        <w:rPr>
          <w:sz w:val="21"/>
          <w:szCs w:val="21"/>
          <w:rtl w:val="0"/>
        </w:rPr>
        <w:t xml:space="preserve">Métricas por kg produzido: custo de fertilizantes/kg, defensivos/kg, carbono/kg, água/kg — para comparação de eficiência entre talhões e safras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RF-117  </w:t>
      </w:r>
      <w:r w:rsidDel="00000000" w:rsidR="00000000" w:rsidRPr="00000000">
        <w:rPr>
          <w:sz w:val="21"/>
          <w:szCs w:val="21"/>
          <w:rtl w:val="0"/>
        </w:rPr>
        <w:t xml:space="preserve">Fotos geolocalizadas em qualquer OS ou evento de campo — vinculadas ao talhão e exportáveis para auditorias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RF-118  </w:t>
      </w:r>
      <w:r w:rsidDel="00000000" w:rsidR="00000000" w:rsidRPr="00000000">
        <w:rPr>
          <w:sz w:val="21"/>
          <w:szCs w:val="21"/>
          <w:rtl w:val="0"/>
        </w:rPr>
        <w:t xml:space="preserve">Integração com máquinas agrícolas via CANBUS/ISOBUS, FieldView, John Deere Operations Center, CNH e Trimble para importação automática de dados 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Controle Hídrico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RF-119  </w:t>
      </w:r>
      <w:r w:rsidDel="00000000" w:rsidR="00000000" w:rsidRPr="00000000">
        <w:rPr>
          <w:sz w:val="21"/>
          <w:szCs w:val="21"/>
          <w:rtl w:val="0"/>
        </w:rPr>
        <w:t xml:space="preserve">Controle de água de irrigação via hidrômetro — módulo opcional ativável por 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RF-120  </w:t>
      </w:r>
      <w:r w:rsidDel="00000000" w:rsidR="00000000" w:rsidRPr="00000000">
        <w:rPr>
          <w:sz w:val="21"/>
          <w:szCs w:val="21"/>
          <w:rtl w:val="0"/>
        </w:rPr>
        <w:t xml:space="preserve">Registro de consumo de água por talhão e por tipo de irrigação (gotejo, aspersão, pivô)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RF-121  </w:t>
      </w:r>
      <w:r w:rsidDel="00000000" w:rsidR="00000000" w:rsidRPr="00000000">
        <w:rPr>
          <w:sz w:val="21"/>
          <w:szCs w:val="21"/>
          <w:rtl w:val="0"/>
        </w:rPr>
        <w:t xml:space="preserve">Alertas de consumo excessivo de água com comparação vs. média histórica e vs. referência técnica da cultura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RF-122  </w:t>
      </w:r>
      <w:r w:rsidDel="00000000" w:rsidR="00000000" w:rsidRPr="00000000">
        <w:rPr>
          <w:sz w:val="21"/>
          <w:szCs w:val="21"/>
          <w:rtl w:val="0"/>
        </w:rPr>
        <w:t xml:space="preserve">Relatórios de eficiência hídrica: L/kg produzido, custo por m³, comparativo entre talhões e safras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Agronomia de Precisão e Dados Agronômicos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RF-123  </w:t>
      </w:r>
      <w:r w:rsidDel="00000000" w:rsidR="00000000" w:rsidRPr="00000000">
        <w:rPr>
          <w:sz w:val="21"/>
          <w:szCs w:val="21"/>
          <w:rtl w:val="0"/>
        </w:rPr>
        <w:t xml:space="preserve">Graus-dia acumulados (GDA) por talhão: cálculo automático diário com base nas temperaturas máximas e mínimas registradas — alerta de janela ideal de colheita para culturas sensíveis (uva, melão, manga, acerola)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RF-124  </w:t>
      </w:r>
      <w:sdt>
        <w:sdtPr>
          <w:id w:val="1757717046"/>
          <w:tag w:val="goog_rdk_9"/>
        </w:sdtPr>
        <w:sdtContent>
          <w:commentRangeStart w:id="5"/>
        </w:sdtContent>
      </w:sdt>
      <w:r w:rsidDel="00000000" w:rsidR="00000000" w:rsidRPr="00000000">
        <w:rPr>
          <w:sz w:val="21"/>
          <w:szCs w:val="21"/>
          <w:rtl w:val="0"/>
        </w:rPr>
        <w:t xml:space="preserve">Módulo de análise de solo: importação de laudos laboratoriais em PDF ou planilha XLS (pH, macronutrientes N/P/K, micronutrientes Ca/Mg/S/B/Zn, MO, CTC, saturação de bases) com histórico por talhão e alerta de análise vencida (padrão: 2 anos)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RF-125  </w:t>
      </w:r>
      <w:r w:rsidDel="00000000" w:rsidR="00000000" w:rsidRPr="00000000">
        <w:rPr>
          <w:sz w:val="21"/>
          <w:szCs w:val="21"/>
          <w:rtl w:val="0"/>
        </w:rPr>
        <w:t xml:space="preserve">Recomendação automatizada de calagem e adubação baseada no laudo importado, cultura planejada e produtividade esperada — exportável como OS de preparo de área com insumos e quantidades calculadas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RF-126  </w:t>
      </w:r>
      <w:sdt>
        <w:sdtPr>
          <w:id w:val="-29331852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Fluxo de abertura de novo talhão: aquisição/arrendamento → georreferenciamento → análise de solo → correção de solo → cadastro no CAR → vinculação ao GLOBALG.A.P. GGN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RF-127  </w:t>
      </w:r>
      <w:r w:rsidDel="00000000" w:rsidR="00000000" w:rsidRPr="00000000">
        <w:rPr>
          <w:sz w:val="21"/>
          <w:szCs w:val="21"/>
          <w:rtl w:val="0"/>
        </w:rPr>
        <w:t xml:space="preserve">Controle de colmeias e polinizadores: cadastro por talhão (espécie, quantidade de caixas, localização GPS, período de permanência, florescimento ativo) — módulo crítico para melão, abóbora e culturas alógamas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RF-128  </w:t>
      </w:r>
      <w:r w:rsidDel="00000000" w:rsidR="00000000" w:rsidRPr="00000000">
        <w:rPr>
          <w:sz w:val="21"/>
          <w:szCs w:val="21"/>
          <w:rtl w:val="0"/>
        </w:rPr>
        <w:t xml:space="preserve">Curva de produtividade histórica por talhão e cultura com estatísticas: média, desvio padrão, melhor e pior safra — base para metas anuais de 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RF-129  </w:t>
      </w:r>
      <w:r w:rsidDel="00000000" w:rsidR="00000000" w:rsidRPr="00000000">
        <w:rPr>
          <w:sz w:val="21"/>
          <w:szCs w:val="21"/>
          <w:rtl w:val="0"/>
        </w:rPr>
        <w:t xml:space="preserve">Controle de temperatura e umidade interna da estufa com alertas automáticos de desvio — integração com sensores IoT ou estações agrometeorológicas via MQTT/HTTP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RF-130  </w:t>
      </w:r>
      <w:r w:rsidDel="00000000" w:rsidR="00000000" w:rsidRPr="00000000">
        <w:rPr>
          <w:sz w:val="21"/>
          <w:szCs w:val="21"/>
          <w:rtl w:val="0"/>
        </w:rPr>
        <w:t xml:space="preserve">Integração com previsão do tempo: API INMET/Climatempo com alertas agrometeorológicos por talhão (risco de geada, déficit hídrico, excesso de chuva, alerta de granizo)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55" w:before="55" w:lineRule="auto"/>
        <w:rPr/>
      </w:pPr>
      <w:sdt>
        <w:sdtPr>
          <w:id w:val="1442365024"/>
          <w:tag w:val="goog_rdk_12"/>
        </w:sdtPr>
        <w:sdtContent>
          <w:ins w:author="Claude" w:id="0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RF-131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Cadastro de varietais com características agronômicas: ciclo em dias, peso médio do fruto, Brix alvo, janela de colheita ideal (meses), coloração esperada, aptidão para exportação e resistência a pragas. Vinculação obrigatória ao talhão no planejamento de safra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55" w:before="55" w:lineRule="auto"/>
        <w:rPr/>
      </w:pPr>
      <w:sdt>
        <w:sdtPr>
          <w:id w:val="-1857591794"/>
          <w:tag w:val="goog_rdk_14"/>
        </w:sdtPr>
        <w:sdtContent>
          <w:ins w:author="Claude" w:id="1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RF-132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Cadastro de porta-enxertos com influência documentada em vigor vegetativo, produtividade por hectare, resistência a nematóides, tolerância a encharcamento e qualidade de fruto. Combinação variedade + porta-enxerto como unidade de planejamento por talhão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55" w:before="55" w:lineRule="auto"/>
        <w:rPr/>
      </w:pPr>
      <w:sdt>
        <w:sdtPr>
          <w:id w:val="1060333315"/>
          <w:tag w:val="goog_rdk_16"/>
        </w:sdtPr>
        <w:sdtContent>
          <w:ins w:author="Claude" w:id="2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RF-133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Calendário agroclimático inteligente por variedade: parametrização de exigências fenológicas (ex: mangueira requer indução floral com temperatura mínima abaixo de 18°C por 30+ dias consecutivos). Alertas automáticos quando condições climáticas favoráveis ou desfavoráveis são detectadas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55" w:before="55" w:lineRule="auto"/>
        <w:rPr/>
      </w:pPr>
      <w:sdt>
        <w:sdtPr>
          <w:id w:val="-1246383678"/>
          <w:tag w:val="goog_rdk_18"/>
        </w:sdtPr>
        <w:sdtContent>
          <w:ins w:author="Claude" w:id="3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RF-134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Alertas fenológicos automatizados por talhão: sistema notifica responsável quando estágio fenológico estimado se aproxima (ex: "Talhão 3 — variedade Tommy Atkins — floração prevista em 8 a 12 dias — preparar polinização e controle preventivo de antracnose")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55" w:before="55" w:lineRule="auto"/>
        <w:rPr/>
      </w:pPr>
      <w:sdt>
        <w:sdtPr>
          <w:id w:val="-1433949457"/>
          <w:tag w:val="goog_rdk_20"/>
        </w:sdtPr>
        <w:sdtContent>
          <w:ins w:author="Claude" w:id="4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RF-135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Gestão de múltiplas safras simultâneas no mesmo talhão: suporte a culturas de ciclo curto com 2 a 4 safras/ano no mesmo talhão, com rastreabilidade e custos segregados por ciclo. Essencial para horticultura e culturas bianuais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55" w:before="55" w:lineRule="auto"/>
        <w:rPr/>
      </w:pPr>
      <w:sdt>
        <w:sdtPr>
          <w:id w:val="1003163390"/>
          <w:tag w:val="goog_rdk_22"/>
        </w:sdtPr>
        <w:sdtContent>
          <w:ins w:author="Claude" w:id="5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RF-136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Balanço hídrico diário por talhão: cálculo automático de ETc (Kc × ETo pelo método Penman-Monteith) comparado com chuva registrada e irrigação aplicada. Indicador de déficit ou excesso hídrico acumulado por estágio fenológico, com alerta quando desvio superar limite configurável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55" w:before="55" w:lineRule="auto"/>
        <w:rPr/>
      </w:pPr>
      <w:sdt>
        <w:sdtPr>
          <w:id w:val="1496907241"/>
          <w:tag w:val="goog_rdk_24"/>
        </w:sdtPr>
        <w:sdtContent>
          <w:ins w:author="Claude" w:id="6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RF-137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Curvas de irrigação por estágio fenológico e variedade: parametrização de coeficientes de cultura (Kc) por fase (inicial, desenvolvimento vegetativo, floração, enchimento de fruto, maturação) com ajuste automático da lâmina de irrigação recomendada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55" w:before="55" w:lineRule="auto"/>
        <w:rPr/>
      </w:pPr>
      <w:sdt>
        <w:sdtPr>
          <w:id w:val="276582396"/>
          <w:tag w:val="goog_rdk_26"/>
        </w:sdtPr>
        <w:sdtContent>
          <w:ins w:author="Claude" w:id="7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RF-138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Integração com estação meteorológica local: coleta automática de temperatura mín/máx, umidade relativa, velocidade do vento, radiação solar e precipitação para cálculo de ETo real. Fallback para dados INMET quando estação local não disponível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2.7 — Gestão de Estufas e Transplantio</w:t>
      </w:r>
    </w:p>
    <w:p w:rsidR="00000000" w:rsidDel="00000000" w:rsidP="00000000" w:rsidRDefault="00000000" w:rsidRPr="00000000" w14:paraId="000001A5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Rastreabilidade completa da semente à muda transplantada — custos transferidos automaticamente ao talhão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Este módulo controla todo o ciclo de produção de mudas em estufa, desde a semeadura até o transplantio ao talhão definitivo. Os custos acumulados na estufa são transferidos automaticamente ao talhão no momento do transplantio, garantindo custo real por safra.</w:t>
      </w:r>
    </w:p>
    <w:p w:rsidR="00000000" w:rsidDel="00000000" w:rsidP="00000000" w:rsidRDefault="00000000" w:rsidRPr="00000000" w14:paraId="000001A7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Gestão da Estufa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RF-1200  </w:t>
      </w:r>
      <w:r w:rsidDel="00000000" w:rsidR="00000000" w:rsidRPr="00000000">
        <w:rPr>
          <w:sz w:val="21"/>
          <w:szCs w:val="21"/>
          <w:rtl w:val="0"/>
        </w:rPr>
        <w:t xml:space="preserve">Cadastro de estufas com dimensão, capacidade em bandejas, sistema de irrigação, tipo de substrato e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RF-1201  </w:t>
      </w:r>
      <w:r w:rsidDel="00000000" w:rsidR="00000000" w:rsidRPr="00000000">
        <w:rPr>
          <w:sz w:val="21"/>
          <w:szCs w:val="21"/>
          <w:rtl w:val="0"/>
        </w:rPr>
        <w:t xml:space="preserve">Registro de lotes de mudas com ID único gerado automaticamente, vinculado à estufa, bandeja e posição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RF-1202  </w:t>
      </w:r>
      <w:r w:rsidDel="00000000" w:rsidR="00000000" w:rsidRPr="00000000">
        <w:rPr>
          <w:sz w:val="21"/>
          <w:szCs w:val="21"/>
          <w:rtl w:val="0"/>
        </w:rPr>
        <w:t xml:space="preserve">Identificação do lote da semente de origem: fornecedor, lote do fornecedor, data de fabricação, validade e resultado do teste de germinação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RF-1203  </w:t>
      </w:r>
      <w:r w:rsidDel="00000000" w:rsidR="00000000" w:rsidRPr="00000000">
        <w:rPr>
          <w:sz w:val="21"/>
          <w:szCs w:val="21"/>
          <w:rtl w:val="0"/>
        </w:rPr>
        <w:t xml:space="preserve">Registro de quantidade semeada por lote com atualização automática conforme perdas ocorrem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RF-1204  </w:t>
      </w:r>
      <w:r w:rsidDel="00000000" w:rsidR="00000000" w:rsidRPr="00000000">
        <w:rPr>
          <w:sz w:val="21"/>
          <w:szCs w:val="21"/>
          <w:rtl w:val="0"/>
        </w:rPr>
        <w:t xml:space="preserve">Controle de perdas na estufa: quantidade perdida por data, motivo (fungos, pragas, falha de irrigação, temperatura) e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RF-1205  </w:t>
      </w:r>
      <w:r w:rsidDel="00000000" w:rsidR="00000000" w:rsidRPr="00000000">
        <w:rPr>
          <w:sz w:val="21"/>
          <w:szCs w:val="21"/>
          <w:rtl w:val="0"/>
        </w:rPr>
        <w:t xml:space="preserve">Aplicações de defensivos na estufa com registro de produto, dose, volume, operador e carência — integrado ao almoxarifado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RF-1206  </w:t>
      </w:r>
      <w:r w:rsidDel="00000000" w:rsidR="00000000" w:rsidRPr="00000000">
        <w:rPr>
          <w:sz w:val="21"/>
          <w:szCs w:val="21"/>
          <w:rtl w:val="0"/>
        </w:rPr>
        <w:t xml:space="preserve">Aplicações de fertilizantes na estufa com composição, dose e custo por bandeja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RF-1207  </w:t>
      </w:r>
      <w:r w:rsidDel="00000000" w:rsidR="00000000" w:rsidRPr="00000000">
        <w:rPr>
          <w:sz w:val="21"/>
          <w:szCs w:val="21"/>
          <w:rtl w:val="0"/>
        </w:rPr>
        <w:t xml:space="preserve">Monitoramento de pragas na estufa com identificação do agente, nível de infestação e medidas adotadas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RF-1208  </w:t>
      </w:r>
      <w:r w:rsidDel="00000000" w:rsidR="00000000" w:rsidRPr="00000000">
        <w:rPr>
          <w:sz w:val="21"/>
          <w:szCs w:val="21"/>
          <w:rtl w:val="0"/>
        </w:rPr>
        <w:t xml:space="preserve">Cálculo automático do custo da muda produzida: semente + substrato + defensivos + fertilizantes + mão de obra + energia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RF-1209  </w:t>
      </w:r>
      <w:r w:rsidDel="00000000" w:rsidR="00000000" w:rsidRPr="00000000">
        <w:rPr>
          <w:sz w:val="21"/>
          <w:szCs w:val="21"/>
          <w:rtl w:val="0"/>
        </w:rPr>
        <w:t xml:space="preserve">Fotos e evidências da estufa vinculadas ao lote — para rastreabilidade e auditorias GLOBALG.A.P.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RF-1210  </w:t>
      </w:r>
      <w:r w:rsidDel="00000000" w:rsidR="00000000" w:rsidRPr="00000000">
        <w:rPr>
          <w:sz w:val="21"/>
          <w:szCs w:val="21"/>
          <w:rtl w:val="0"/>
        </w:rPr>
        <w:t xml:space="preserve">Lote pode ser dividido entre vários talhões no momento do transplantio com proporção configurada pelo operador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RF-1211  </w:t>
      </w:r>
      <w:sdt>
        <w:sdtPr>
          <w:id w:val="-42936688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Controle de quantidade disponível para transplantio: semeadas − perdidas = disponíveis, atualizado em tempo real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Preparo de Área e Transplantio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RF-1220  </w:t>
      </w:r>
      <w:r w:rsidDel="00000000" w:rsidR="00000000" w:rsidRPr="00000000">
        <w:rPr>
          <w:sz w:val="21"/>
          <w:szCs w:val="21"/>
          <w:rtl w:val="0"/>
        </w:rPr>
        <w:t xml:space="preserve">O sistema exibe somente talhões com status 'Pronto para plantio' — talhões com cultura ativa ou em preparo aparecem bloqueados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RF-1221  </w:t>
      </w:r>
      <w:r w:rsidDel="00000000" w:rsidR="00000000" w:rsidRPr="00000000">
        <w:rPr>
          <w:sz w:val="21"/>
          <w:szCs w:val="21"/>
          <w:rtl w:val="0"/>
        </w:rPr>
        <w:t xml:space="preserve">Registro do processo de preparo da área: subsolagem, gradagem, calagemm, adubação de base, análise de solo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RF-1222  </w:t>
      </w:r>
      <w:r w:rsidDel="00000000" w:rsidR="00000000" w:rsidRPr="00000000">
        <w:rPr>
          <w:sz w:val="21"/>
          <w:szCs w:val="21"/>
          <w:rtl w:val="0"/>
        </w:rPr>
        <w:t xml:space="preserve">Liberação para plantio via workflow com aprovação do responsável técnico — sem aprovação, transplantio não pode ser executado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RF-1223  </w:t>
      </w:r>
      <w:r w:rsidDel="00000000" w:rsidR="00000000" w:rsidRPr="00000000">
        <w:rPr>
          <w:sz w:val="21"/>
          <w:szCs w:val="21"/>
          <w:rtl w:val="0"/>
        </w:rPr>
        <w:t xml:space="preserve">Talhões com cultura ativa são automaticamente bloqueados para novos plantios até o encerramento da safra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RF-1230  </w:t>
      </w:r>
      <w:r w:rsidDel="00000000" w:rsidR="00000000" w:rsidRPr="00000000">
        <w:rPr>
          <w:sz w:val="21"/>
          <w:szCs w:val="21"/>
          <w:rtl w:val="0"/>
        </w:rPr>
        <w:t xml:space="preserve">Seleção de um ou mais lotes de mudas para transplantio com escolha do percentual ou quantidade de cada 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RF-1231  </w:t>
      </w:r>
      <w:r w:rsidDel="00000000" w:rsidR="00000000" w:rsidRPr="00000000">
        <w:rPr>
          <w:sz w:val="21"/>
          <w:szCs w:val="21"/>
          <w:rtl w:val="0"/>
        </w:rPr>
        <w:t xml:space="preserve">Transplantio total (todo o lote vai para um único talhão) ou parcial (lote dividido entre múltiplos talhões)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RF-1232  </w:t>
      </w:r>
      <w:r w:rsidDel="00000000" w:rsidR="00000000" w:rsidRPr="00000000">
        <w:rPr>
          <w:sz w:val="21"/>
          <w:szCs w:val="21"/>
          <w:rtl w:val="0"/>
        </w:rPr>
        <w:t xml:space="preserve">Seleção do talhão destino com exibição de dimensão disponível, histórico de culturas e aptidão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RF-1233  </w:t>
      </w:r>
      <w:r w:rsidDel="00000000" w:rsidR="00000000" w:rsidRPr="00000000">
        <w:rPr>
          <w:sz w:val="21"/>
          <w:szCs w:val="21"/>
          <w:rtl w:val="0"/>
        </w:rPr>
        <w:t xml:space="preserve">Transferência automática dos custos acumulados da estufa para o centro de custo do talhão no momento do transplantio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RF-1234  </w:t>
      </w:r>
      <w:r w:rsidDel="00000000" w:rsidR="00000000" w:rsidRPr="00000000">
        <w:rPr>
          <w:sz w:val="21"/>
          <w:szCs w:val="21"/>
          <w:rtl w:val="0"/>
        </w:rPr>
        <w:t xml:space="preserve">Transferência dos dados de pragas monitoradas na estufa para o histórico do talhão de 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RF-1235  </w:t>
      </w:r>
      <w:r w:rsidDel="00000000" w:rsidR="00000000" w:rsidRPr="00000000">
        <w:rPr>
          <w:sz w:val="21"/>
          <w:szCs w:val="21"/>
          <w:rtl w:val="0"/>
        </w:rPr>
        <w:t xml:space="preserve">Registro completo do transplantio: data, operador responsável, equipamento utilizado e fotos de evidência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RF-1236  </w:t>
      </w:r>
      <w:sdt>
        <w:sdtPr>
          <w:id w:val="-209757154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Rastreabilidade em qualquer direção: semente → estufa → lote → transplantio → talhão → colheita → packing → container → cliente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Replantio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RF-1250  </w:t>
      </w:r>
      <w:r w:rsidDel="00000000" w:rsidR="00000000" w:rsidRPr="00000000">
        <w:rPr>
          <w:sz w:val="21"/>
          <w:szCs w:val="21"/>
          <w:rtl w:val="0"/>
        </w:rPr>
        <w:t xml:space="preserve">Registro de replantios por perdas pós-transplantio com quantidade replantada e motivo da perda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RF-1251  </w:t>
      </w:r>
      <w:r w:rsidDel="00000000" w:rsidR="00000000" w:rsidRPr="00000000">
        <w:rPr>
          <w:sz w:val="21"/>
          <w:szCs w:val="21"/>
          <w:rtl w:val="0"/>
        </w:rPr>
        <w:t xml:space="preserve">Origem das mudas para replantio: estufa própria, compra externa ou outra área da fazenda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RF-1252  </w:t>
      </w:r>
      <w:r w:rsidDel="00000000" w:rsidR="00000000" w:rsidRPr="00000000">
        <w:rPr>
          <w:sz w:val="21"/>
          <w:szCs w:val="21"/>
          <w:rtl w:val="0"/>
        </w:rPr>
        <w:t xml:space="preserve">Custo do replantio incluído automaticamente no custo total do talhão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RF-1253  </w:t>
      </w:r>
      <w:r w:rsidDel="00000000" w:rsidR="00000000" w:rsidRPr="00000000">
        <w:rPr>
          <w:sz w:val="21"/>
          <w:szCs w:val="21"/>
          <w:rtl w:val="0"/>
        </w:rPr>
        <w:t xml:space="preserve">Registro obrigatório do motivo da perda (geada, chuva excessiva, pragas, replantio de falhas) para GLOBALG.A.P.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RF-1254  </w:t>
      </w:r>
      <w:r w:rsidDel="00000000" w:rsidR="00000000" w:rsidRPr="00000000">
        <w:rPr>
          <w:sz w:val="21"/>
          <w:szCs w:val="21"/>
          <w:rtl w:val="0"/>
        </w:rPr>
        <w:t xml:space="preserve">Atualização automática da produtividade estimada do talhão após registro de replantios significativos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r w:rsidDel="00000000" w:rsidR="00000000" w:rsidRPr="00000000">
        <w:rPr>
          <w:rtl w:val="0"/>
        </w:rPr>
        <w:t xml:space="preserve">2.8 — Frota, Oficina e Manutenção</w:t>
      </w:r>
    </w:p>
    <w:p w:rsidR="00000000" w:rsidDel="00000000" w:rsidP="00000000" w:rsidRDefault="00000000" w:rsidRPr="00000000" w14:paraId="000001C8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Custo real por viagem, rastreamento GPS e comparativo frota própria vs. terceirizada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módulo de frota controla todo o ciclo de vida dos veículos e equipamentos agrícolas, desde o cadastro até a baixa. Todas as viagens vinculadas à exportação alimentam automaticamente o histórico financeiro do container.</w:t>
      </w:r>
    </w:p>
    <w:p w:rsidR="00000000" w:rsidDel="00000000" w:rsidP="00000000" w:rsidRDefault="00000000" w:rsidRPr="00000000" w14:paraId="000001C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Cadastro 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RF-300  </w:t>
      </w:r>
      <w:r w:rsidDel="00000000" w:rsidR="00000000" w:rsidRPr="00000000">
        <w:rPr>
          <w:sz w:val="21"/>
          <w:szCs w:val="21"/>
          <w:rtl w:val="0"/>
        </w:rPr>
        <w:t xml:space="preserve">Cadastro completo de veículos (caminhões, carretas, vans), tratores, implementos e equipamentos com placa, chassi, ano e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RF-301  </w:t>
      </w:r>
      <w:r w:rsidDel="00000000" w:rsidR="00000000" w:rsidRPr="00000000">
        <w:rPr>
          <w:sz w:val="21"/>
          <w:szCs w:val="21"/>
          <w:rtl w:val="0"/>
        </w:rPr>
        <w:t xml:space="preserve">Vinculação de carreta ao cavalo mecânico com controle de disponibilidade e histórico de combinações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RF-302  </w:t>
      </w:r>
      <w:r w:rsidDel="00000000" w:rsidR="00000000" w:rsidRPr="00000000">
        <w:rPr>
          <w:sz w:val="21"/>
          <w:szCs w:val="21"/>
          <w:rtl w:val="0"/>
        </w:rPr>
        <w:t xml:space="preserve">Controle de documentos do veículo com alertas de vencimento: ANTT, seguro obrigatório, licenciamento, tacógrafo, inspeção veicular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RF-303  </w:t>
      </w:r>
      <w:r w:rsidDel="00000000" w:rsidR="00000000" w:rsidRPr="00000000">
        <w:rPr>
          <w:sz w:val="21"/>
          <w:szCs w:val="21"/>
          <w:rtl w:val="0"/>
        </w:rPr>
        <w:t xml:space="preserve">Cadastro de motoristas com CNH (categoria, validade), MOPP, exames de saúde e histórico de ocorrências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Viagens e Operação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RF-310  </w:t>
      </w:r>
      <w:r w:rsidDel="00000000" w:rsidR="00000000" w:rsidRPr="00000000">
        <w:rPr>
          <w:sz w:val="21"/>
          <w:szCs w:val="21"/>
          <w:rtl w:val="0"/>
        </w:rPr>
        <w:t xml:space="preserve">Registro de viagens vinculadas a container, invoice ou booking — alimenta automaticamente o histórico financeiro de exportação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RF-311  </w:t>
      </w:r>
      <w:r w:rsidDel="00000000" w:rsidR="00000000" w:rsidRPr="00000000">
        <w:rPr>
          <w:sz w:val="21"/>
          <w:szCs w:val="21"/>
          <w:rtl w:val="0"/>
        </w:rPr>
        <w:t xml:space="preserve">Registro de coleta na fazenda com data/hora, responsável, temperatura do container, foto do lacre e peso na 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RF-312  </w:t>
      </w:r>
      <w:r w:rsidDel="00000000" w:rsidR="00000000" w:rsidRPr="00000000">
        <w:rPr>
          <w:sz w:val="21"/>
          <w:szCs w:val="21"/>
          <w:rtl w:val="0"/>
        </w:rPr>
        <w:t xml:space="preserve">Registro de entrada no porto com data/hora, terminal, número de gate-in e foto de confirmação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RF-313  </w:t>
      </w:r>
      <w:r w:rsidDel="00000000" w:rsidR="00000000" w:rsidRPr="00000000">
        <w:rPr>
          <w:sz w:val="21"/>
          <w:szCs w:val="21"/>
          <w:rtl w:val="0"/>
        </w:rPr>
        <w:t xml:space="preserve">Registro de eventos durante a viagem: tempo de espera no porto, fila, emergência mecânica, avaria, acidente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RF-314  </w:t>
      </w:r>
      <w:sdt>
        <w:sdtPr>
          <w:id w:val="-406059379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Cadastro de rotas padrão (fazenda → porto) com distância, tempo estimado e pedagio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Custos e Manutenção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RF-320  </w:t>
      </w:r>
      <w:r w:rsidDel="00000000" w:rsidR="00000000" w:rsidRPr="00000000">
        <w:rPr>
          <w:sz w:val="21"/>
          <w:szCs w:val="21"/>
          <w:rtl w:val="0"/>
        </w:rPr>
        <w:t xml:space="preserve">Controle de combustível por viagem: litros abastecidos, posto, valor e km/litro — com alerta de consumo acima da média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RF-321  </w:t>
      </w:r>
      <w:r w:rsidDel="00000000" w:rsidR="00000000" w:rsidRPr="00000000">
        <w:rPr>
          <w:sz w:val="21"/>
          <w:szCs w:val="21"/>
          <w:rtl w:val="0"/>
        </w:rPr>
        <w:t xml:space="preserve">Manutenção preventiva: plano de manutenção por km ou por horímetro, alertas antecipados, histórico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RF-322  </w:t>
      </w:r>
      <w:r w:rsidDel="00000000" w:rsidR="00000000" w:rsidRPr="00000000">
        <w:rPr>
          <w:sz w:val="21"/>
          <w:szCs w:val="21"/>
          <w:rtl w:val="0"/>
        </w:rPr>
        <w:t xml:space="preserve">Manutenção corretiva: abertura de OS, diagnóstico, peças utilizadas, mão de obra, tempo parado e custo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RF-323  </w:t>
      </w:r>
      <w:r w:rsidDel="00000000" w:rsidR="00000000" w:rsidRPr="00000000">
        <w:rPr>
          <w:sz w:val="21"/>
          <w:szCs w:val="21"/>
          <w:rtl w:val="0"/>
        </w:rPr>
        <w:t xml:space="preserve">Controle de pneus por eixo: km rodado, desgaste, troca, recapagem e custo por 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RF-324  </w:t>
      </w:r>
      <w:r w:rsidDel="00000000" w:rsidR="00000000" w:rsidRPr="00000000">
        <w:rPr>
          <w:sz w:val="21"/>
          <w:szCs w:val="21"/>
          <w:rtl w:val="0"/>
        </w:rPr>
        <w:t xml:space="preserve">Controle de pedágios por viagem com integração a tags eletrônicas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RF-325  </w:t>
      </w:r>
      <w:r w:rsidDel="00000000" w:rsidR="00000000" w:rsidRPr="00000000">
        <w:rPr>
          <w:sz w:val="21"/>
          <w:szCs w:val="21"/>
          <w:rtl w:val="0"/>
        </w:rPr>
        <w:t xml:space="preserve">Diárias de motorista: valor por dia/viagem, histórico e integração com folha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RF-326  </w:t>
      </w:r>
      <w:r w:rsidDel="00000000" w:rsidR="00000000" w:rsidRPr="00000000">
        <w:rPr>
          <w:sz w:val="21"/>
          <w:szCs w:val="21"/>
          <w:rtl w:val="0"/>
        </w:rPr>
        <w:t xml:space="preserve">Controle de lavagem de container com data, empresa, custo e evidência fotográfica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RF-327  </w:t>
      </w:r>
      <w:r w:rsidDel="00000000" w:rsidR="00000000" w:rsidRPr="00000000">
        <w:rPr>
          <w:sz w:val="21"/>
          <w:szCs w:val="21"/>
          <w:rtl w:val="0"/>
        </w:rPr>
        <w:t xml:space="preserve">Registro de avarias no container ou carreta com foto, descrição, responsabilidade e acionamento de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RF-328  </w:t>
      </w:r>
      <w:r w:rsidDel="00000000" w:rsidR="00000000" w:rsidRPr="00000000">
        <w:rPr>
          <w:sz w:val="21"/>
          <w:szCs w:val="21"/>
          <w:rtl w:val="0"/>
        </w:rPr>
        <w:t xml:space="preserve">Registro de multas com data, infração, valor, recurso e vínculo ao motorista/veículo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Dashboards e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RF-360  </w:t>
      </w:r>
      <w:r w:rsidDel="00000000" w:rsidR="00000000" w:rsidRPr="00000000">
        <w:rPr>
          <w:sz w:val="21"/>
          <w:szCs w:val="21"/>
          <w:rtl w:val="0"/>
        </w:rPr>
        <w:t xml:space="preserve">Dashboard de custo por veículo: combustível, manutenção, pneus, diária de motorista e pedágio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RF-361  </w:t>
      </w:r>
      <w:r w:rsidDel="00000000" w:rsidR="00000000" w:rsidRPr="00000000">
        <w:rPr>
          <w:sz w:val="21"/>
          <w:szCs w:val="21"/>
          <w:rtl w:val="0"/>
        </w:rPr>
        <w:t xml:space="preserve">Dashboard de receita por veículo quando a empresa opera fretes de terceiros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RF-362  </w:t>
      </w:r>
      <w:sdt>
        <w:sdtPr>
          <w:id w:val="-210491830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Margem real por viagem/container: receita de frete − todos os custos diretos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RF-363  </w:t>
      </w:r>
      <w:r w:rsidDel="00000000" w:rsidR="00000000" w:rsidRPr="00000000">
        <w:rPr>
          <w:sz w:val="21"/>
          <w:szCs w:val="21"/>
          <w:rtl w:val="0"/>
        </w:rPr>
        <w:t xml:space="preserve">Comparativo de custo entre frota própria e terceirizada por rota — auxilia na decisão de terceirização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RF-364  </w:t>
      </w:r>
      <w:r w:rsidDel="00000000" w:rsidR="00000000" w:rsidRPr="00000000">
        <w:rPr>
          <w:sz w:val="21"/>
          <w:szCs w:val="21"/>
          <w:rtl w:val="0"/>
        </w:rPr>
        <w:t xml:space="preserve">Controle de horímetros e odômetros com alertas de manutenção preventiva baseados em horas/km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RF-365  </w:t>
      </w:r>
      <w:r w:rsidDel="00000000" w:rsidR="00000000" w:rsidRPr="00000000">
        <w:rPr>
          <w:sz w:val="21"/>
          <w:szCs w:val="21"/>
          <w:rtl w:val="0"/>
        </w:rPr>
        <w:t xml:space="preserve">Checklists digitais pré-viagem e pré-operação obrigatórios com assinatura digital do motorista/operador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RF-366  </w:t>
      </w:r>
      <w:r w:rsidDel="00000000" w:rsidR="00000000" w:rsidRPr="00000000">
        <w:rPr>
          <w:sz w:val="21"/>
          <w:szCs w:val="21"/>
          <w:rtl w:val="0"/>
        </w:rPr>
        <w:t xml:space="preserve">Controle de peças em estoque da oficina com integração ao almoxarifado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RF-367  </w:t>
      </w:r>
      <w:r w:rsidDel="00000000" w:rsidR="00000000" w:rsidRPr="00000000">
        <w:rPr>
          <w:sz w:val="21"/>
          <w:szCs w:val="21"/>
          <w:rtl w:val="0"/>
        </w:rPr>
        <w:t xml:space="preserve">Indicadores de eficiência de frota: taxa de disponibilidade, MTBF (Mean Time Between Failures), custo/km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r w:rsidDel="00000000" w:rsidR="00000000" w:rsidRPr="00000000">
        <w:rPr>
          <w:rtl w:val="0"/>
        </w:rPr>
        <w:t xml:space="preserve">2.9 — Packing House</w:t>
      </w:r>
    </w:p>
    <w:p w:rsidR="00000000" w:rsidDel="00000000" w:rsidP="00000000" w:rsidRDefault="00000000" w:rsidRPr="00000000" w14:paraId="000001EA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Rastreabilidade pallet a pallet — da entrada do fruto à expedição do container com dedução automática de insumos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módulo de packing house registra toda a linha de processamento de frutas e hortaliças. Cada pallet recebe uma etiqueta única com QR Code que permite rastrear o produto em qualquer direção. A dedução automática de materiais de embalagem elimina lançamentos manuais no almoxarifado.</w:t>
      </w:r>
    </w:p>
    <w:p w:rsidR="00000000" w:rsidDel="00000000" w:rsidP="00000000" w:rsidRDefault="00000000" w:rsidRPr="00000000" w14:paraId="000001EC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Recepção e Classificação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RF-200  </w:t>
      </w:r>
      <w:r w:rsidDel="00000000" w:rsidR="00000000" w:rsidRPr="00000000">
        <w:rPr>
          <w:sz w:val="21"/>
          <w:szCs w:val="21"/>
          <w:rtl w:val="0"/>
        </w:rPr>
        <w:t xml:space="preserve">Entrada de frutas com pesagem integrada à balança industrial — peso bruto, tara e líquido registrados automaticamente com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RF-201  </w:t>
      </w:r>
      <w:r w:rsidDel="00000000" w:rsidR="00000000" w:rsidRPr="00000000">
        <w:rPr>
          <w:sz w:val="21"/>
          <w:szCs w:val="21"/>
          <w:rtl w:val="0"/>
        </w:rPr>
        <w:t xml:space="preserve">Inspeção inicial: amostragem por lote recebido, parâmetros (Brix, firmeza, coloração, defeitos visuais), resultado aprovado/reprovado/condicional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RF-202  </w:t>
      </w:r>
      <w:r w:rsidDel="00000000" w:rsidR="00000000" w:rsidRPr="00000000">
        <w:rPr>
          <w:sz w:val="21"/>
          <w:szCs w:val="21"/>
          <w:rtl w:val="0"/>
        </w:rPr>
        <w:t xml:space="preserve">Classificação manual e/ou automática por tamanho, cor, qualidade e calibre. Integração com classificadoras automáticas via protocolo industrial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RF-203  </w:t>
      </w:r>
      <w:r w:rsidDel="00000000" w:rsidR="00000000" w:rsidRPr="00000000">
        <w:rPr>
          <w:sz w:val="21"/>
          <w:szCs w:val="21"/>
          <w:rtl w:val="0"/>
        </w:rPr>
        <w:t xml:space="preserve">Registro de lavagem, higienização e tratamentos pós-colheita (cera, fungicida, cloro) com produto, concentração, temperatura e tempo de exposição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RF-204  </w:t>
      </w:r>
      <w:r w:rsidDel="00000000" w:rsidR="00000000" w:rsidRPr="00000000">
        <w:rPr>
          <w:sz w:val="21"/>
          <w:szCs w:val="21"/>
          <w:rtl w:val="0"/>
        </w:rPr>
        <w:t xml:space="preserve">Controle de linha de produção: produtividade por embalador/hora, tempo de setup, paradas e causas de parada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RF-205  </w:t>
      </w:r>
      <w:r w:rsidDel="00000000" w:rsidR="00000000" w:rsidRPr="00000000">
        <w:rPr>
          <w:sz w:val="21"/>
          <w:szCs w:val="21"/>
          <w:rtl w:val="0"/>
        </w:rPr>
        <w:t xml:space="preserve">Reembalagem e retrabalhos: registro de motivo, quantidade reprocessada, tempo adicional e custo do retrabalho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RF-206  </w:t>
      </w:r>
      <w:r w:rsidDel="00000000" w:rsidR="00000000" w:rsidRPr="00000000">
        <w:rPr>
          <w:sz w:val="21"/>
          <w:szCs w:val="21"/>
          <w:rtl w:val="0"/>
        </w:rPr>
        <w:t xml:space="preserve">Geração de romaneio interno de packing com todos os pallets, calibres, quantidades e destinos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Câmara Fria e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RF-207  </w:t>
      </w:r>
      <w:r w:rsidDel="00000000" w:rsidR="00000000" w:rsidRPr="00000000">
        <w:rPr>
          <w:sz w:val="21"/>
          <w:szCs w:val="21"/>
          <w:rtl w:val="0"/>
        </w:rPr>
        <w:t xml:space="preserve">Controle de câmaras frias: temperatura configurada vs. temperatura real em tempo real, alertas de desvio, histórico de temperatura por pallet/lote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RF-208  </w:t>
      </w:r>
      <w:r w:rsidDel="00000000" w:rsidR="00000000" w:rsidRPr="00000000">
        <w:rPr>
          <w:sz w:val="21"/>
          <w:szCs w:val="21"/>
          <w:rtl w:val="0"/>
        </w:rPr>
        <w:t xml:space="preserve">Etiquetas de rastreabilidade com QR Code ou Code128 para cada pallet: talhão de origem, data de colheita, calibre, peso e 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RF-209  </w:t>
      </w:r>
      <w:r w:rsidDel="00000000" w:rsidR="00000000" w:rsidRPr="00000000">
        <w:rPr>
          <w:sz w:val="21"/>
          <w:szCs w:val="21"/>
          <w:rtl w:val="0"/>
        </w:rPr>
        <w:t xml:space="preserve">Registro de não conformidades no packing: produto, quantidade afetada, causa, ação imediata e correção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RF-210  </w:t>
      </w:r>
      <w:r w:rsidDel="00000000" w:rsidR="00000000" w:rsidRPr="00000000">
        <w:rPr>
          <w:sz w:val="21"/>
          <w:szCs w:val="21"/>
          <w:rtl w:val="0"/>
        </w:rPr>
        <w:t xml:space="preserve">Registro fotográfico por pallet no momento da paletização e da expedição — evidências para reclamações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RF-211  </w:t>
      </w:r>
      <w:r w:rsidDel="00000000" w:rsidR="00000000" w:rsidRPr="00000000">
        <w:rPr>
          <w:sz w:val="21"/>
          <w:szCs w:val="21"/>
          <w:rtl w:val="0"/>
        </w:rPr>
        <w:t xml:space="preserve">Registro de temperatura por pallet e lote ao longo de toda a cadeia fria, exportável para o cliente e para auditorias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RF-212  </w:t>
      </w:r>
      <w:r w:rsidDel="00000000" w:rsidR="00000000" w:rsidRPr="00000000">
        <w:rPr>
          <w:sz w:val="21"/>
          <w:szCs w:val="21"/>
          <w:rtl w:val="0"/>
        </w:rPr>
        <w:t xml:space="preserve">Checklists digitais de inspeção pré-operacional da linha de packing — assinatura digital do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RF-213  </w:t>
      </w:r>
      <w:r w:rsidDel="00000000" w:rsidR="00000000" w:rsidRPr="00000000">
        <w:rPr>
          <w:sz w:val="21"/>
          <w:szCs w:val="21"/>
          <w:rtl w:val="0"/>
        </w:rPr>
        <w:t xml:space="preserve">Histórico completo de retrabalhos por produto e por período — identifica gargalos e oportunidades de melhoria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RF-214  </w:t>
      </w:r>
      <w:sdt>
        <w:sdtPr>
          <w:id w:val="-1611691744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Rastreabilidade interna completa: talhão → colheita → pesagem → classificação → embalagem → pallet → expedição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Dedução Automática de Insumos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RF-215  </w:t>
      </w:r>
      <w:r w:rsidDel="00000000" w:rsidR="00000000" w:rsidRPr="00000000">
        <w:rPr>
          <w:sz w:val="21"/>
          <w:szCs w:val="21"/>
          <w:rtl w:val="0"/>
        </w:rPr>
        <w:t xml:space="preserve">Dedução automática de materiais de embalagem do estoque ao registrar a paletização — elimina lançamentos manuais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RF-216  </w:t>
      </w:r>
      <w:r w:rsidDel="00000000" w:rsidR="00000000" w:rsidRPr="00000000">
        <w:rPr>
          <w:sz w:val="21"/>
          <w:szCs w:val="21"/>
          <w:rtl w:val="0"/>
        </w:rPr>
        <w:t xml:space="preserve">Configuração dos produtos deduzidos automaticamente por tipo de embalagem: pallets, fita de arquear, etiquetas, caixas (papelão/PVC/madeira), termógrafos, cola adesiva, filmes plásticos stretch e outros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RF-217  </w:t>
      </w:r>
      <w:r w:rsidDel="00000000" w:rsidR="00000000" w:rsidRPr="00000000">
        <w:rPr>
          <w:sz w:val="21"/>
          <w:szCs w:val="21"/>
          <w:rtl w:val="0"/>
        </w:rPr>
        <w:t xml:space="preserve">Opção de ativar ou desativar a dedução automática por produto — configurável sem necessidade de suporte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RF-218  </w:t>
      </w:r>
      <w:r w:rsidDel="00000000" w:rsidR="00000000" w:rsidRPr="00000000">
        <w:rPr>
          <w:sz w:val="21"/>
          <w:szCs w:val="21"/>
          <w:rtl w:val="0"/>
        </w:rPr>
        <w:t xml:space="preserve">Relatório de consumo de materiais de embalagem por período, tipo de produto e calibre — para controle de custo 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RF-219  </w:t>
      </w:r>
      <w:r w:rsidDel="00000000" w:rsidR="00000000" w:rsidRPr="00000000">
        <w:rPr>
          <w:sz w:val="21"/>
          <w:szCs w:val="21"/>
          <w:rtl w:val="0"/>
        </w:rPr>
        <w:t xml:space="preserve">Alertas automáticos de estoque baixo de materiais críticos de embalagem com sugestão de pedido de reposição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Geração de Etiquetas de Pallet — Romaneio de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As etiquetas de pallet são geradas diretamente a partir do romaneio de venda vinculado ao booking. Nenhuma etiqueta pode ser impressa sem que o pallet esteja associado a um romaneio ativo — garantindo que todo pallet carregado seja rastreável até o pedido de origem. O sistema suporta múltiplos modelos de etiqueta (padrão exportação, padrão mercado interno, padrão cliente específico) configuráveis por destino.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20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a5c2a"/>
                <w:sz w:val="23"/>
                <w:szCs w:val="23"/>
                <w:rtl w:val="0"/>
              </w:rPr>
              <w:t xml:space="preserve">Campos obrigatórios na etiqueta de pallet — gerados automaticamente pelo romaneio de venda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Nome e logomarca do exportador (empresa emissora da invoice)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Nome e país do importador/cliente de destino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Navio (nome do vessel) e número do voyage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Número do container (ex: MSCU1234567)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Número do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Porto de origem e porto de destino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Cultura / produto (ex: Manga Tommy Atkins, Uva Red Globe, Melão Cantaloupe)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Cultivar / variedade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Calibre / categoria (ex: Cat.1 Cal.8, Extra Cal.10)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Número de caixas no pallet e peso por caixa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Peso bruto do pallet e peso líquido do pallet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Número sequencial do pallet dentro do container (ex: Pallet 01 de 20)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ID único do pallet (gerado automaticamente — QR Code + Code128)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Lote de produção / talhão de origem (rastreabilidade)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Data de embalagem (packing 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Data prevista de embarque (ETD)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Número do romaneio de venda (Sales Order Number)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País de origem (Made in Brazil)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Temperatura de transporte recomendada (ex: 8°C a 12°C)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Número do certificado de qualidade ou certificação vigente (GLOBALG.A.P. GGN, Orgânico, etc.)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RF-220  </w:t>
      </w:r>
      <w:r w:rsidDel="00000000" w:rsidR="00000000" w:rsidRPr="00000000">
        <w:rPr>
          <w:sz w:val="21"/>
          <w:szCs w:val="21"/>
          <w:rtl w:val="0"/>
        </w:rPr>
        <w:t xml:space="preserve">Geração de etiquetas de pallet vinculada obrigatoriamente ao romaneio de venda ativo — sistema impede impressão de etiqueta sem romaneio associado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RF-221  </w:t>
      </w:r>
      <w:r w:rsidDel="00000000" w:rsidR="00000000" w:rsidRPr="00000000">
        <w:rPr>
          <w:sz w:val="21"/>
          <w:szCs w:val="21"/>
          <w:rtl w:val="0"/>
        </w:rPr>
        <w:t xml:space="preserve">Template de etiqueta configurável por cliente e por destino: campos exibidos, ordem, tamanho do QR Code, logomarca do exportador, idioma (PT/EN/ES) e dimensão da etiqueta (A5, 100x150mm, 100x70mm)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RF-222  </w:t>
      </w:r>
      <w:r w:rsidDel="00000000" w:rsidR="00000000" w:rsidRPr="00000000">
        <w:rPr>
          <w:sz w:val="21"/>
          <w:szCs w:val="21"/>
          <w:rtl w:val="0"/>
        </w:rPr>
        <w:t xml:space="preserve">Pré-visualização da etiqueta na tela antes de enviar para a impressora — operador confirma os dados antes de imprimir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RF-223  </w:t>
      </w:r>
      <w:r w:rsidDel="00000000" w:rsidR="00000000" w:rsidRPr="00000000">
        <w:rPr>
          <w:sz w:val="21"/>
          <w:szCs w:val="21"/>
          <w:rtl w:val="0"/>
        </w:rPr>
        <w:t xml:space="preserve">Impressão em lote: seleção de múltiplos pallets no romaneio e impressão de todas as etiquetas em sequência — elimina impressão um a 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RF-224  </w:t>
      </w:r>
      <w:r w:rsidDel="00000000" w:rsidR="00000000" w:rsidRPr="00000000">
        <w:rPr>
          <w:sz w:val="21"/>
          <w:szCs w:val="21"/>
          <w:rtl w:val="0"/>
        </w:rPr>
        <w:t xml:space="preserve">Reimpressão de etiqueta danificada: sistema exige justificativa, registra a ocorrência no log de auditoria e mantém o mesmo número de pallet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RF-225  </w:t>
      </w:r>
      <w:r w:rsidDel="00000000" w:rsidR="00000000" w:rsidRPr="00000000">
        <w:rPr>
          <w:sz w:val="21"/>
          <w:szCs w:val="21"/>
          <w:rtl w:val="0"/>
        </w:rPr>
        <w:t xml:space="preserve">Geração de etiqueta de caixa individual (inner label) quando exigida pelo cliente, com subconjunto dos campos do pallet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RF-226  </w:t>
      </w:r>
      <w:r w:rsidDel="00000000" w:rsidR="00000000" w:rsidRPr="00000000">
        <w:rPr>
          <w:sz w:val="21"/>
          <w:szCs w:val="21"/>
          <w:rtl w:val="0"/>
        </w:rPr>
        <w:t xml:space="preserve">Integração com impressoras de etiqueta via ZPL (Zebra) e EPL — o sistema envia o layout diretamente para a impressora em rede sem exportar 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RF-227  </w:t>
      </w:r>
      <w:r w:rsidDel="00000000" w:rsidR="00000000" w:rsidRPr="00000000">
        <w:rPr>
          <w:sz w:val="21"/>
          <w:szCs w:val="21"/>
          <w:rtl w:val="0"/>
        </w:rPr>
        <w:t xml:space="preserve">Geração automática de QR Code com ID único do pallet — ao escanear, exibe no sistema: romaneio de origem, container de destino, cultura, calibre, peso e status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RF-228  </w:t>
      </w:r>
      <w:r w:rsidDel="00000000" w:rsidR="00000000" w:rsidRPr="00000000">
        <w:rPr>
          <w:sz w:val="21"/>
          <w:szCs w:val="21"/>
          <w:rtl w:val="0"/>
        </w:rPr>
        <w:t xml:space="preserve">Geração de Code128 como alternativa ao QR Code para compatibilidade com leitores industriais mais antigos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RF-229  </w:t>
      </w:r>
      <w:r w:rsidDel="00000000" w:rsidR="00000000" w:rsidRPr="00000000">
        <w:rPr>
          <w:sz w:val="21"/>
          <w:szCs w:val="21"/>
          <w:rtl w:val="0"/>
        </w:rPr>
        <w:t xml:space="preserve">Etiqueta de container (pallet master tag) gerada automaticamente ao fechar o romaneio do container, com: número do container, total de pallets, peso bruto total, navio, booking, exportador e data de embarque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RF-230  </w:t>
      </w:r>
      <w:r w:rsidDel="00000000" w:rsidR="00000000" w:rsidRPr="00000000">
        <w:rPr>
          <w:sz w:val="21"/>
          <w:szCs w:val="21"/>
          <w:rtl w:val="0"/>
        </w:rPr>
        <w:t xml:space="preserve">Controle de versão de etiqueta: se o romaneio for alterado após a impressão (mudança de navio, container ou calibre), o sistema identifica os pallets com etiqueta desatualizada e exige reimpressão antes de liberar o carregamento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RF-231  </w:t>
      </w:r>
      <w:r w:rsidDel="00000000" w:rsidR="00000000" w:rsidRPr="00000000">
        <w:rPr>
          <w:sz w:val="21"/>
          <w:szCs w:val="21"/>
          <w:rtl w:val="0"/>
        </w:rPr>
        <w:t xml:space="preserve">Relatório de etiquetas impressas por romaneio: quantidade impressa, quantas foram reimpressas, quantidade de etiquetas de caixa e consumo de estoque de etiquetas em branco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Controle de Carregamento — Conferência Romaneio vs. Físico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controle de carregamento garante que o que foi solicitado no romaneio de venda é exatamente o que entra no container. Cada pallet carregado é lido por QR Code ou Code128 e o sistema faz a conferência automática em tempo real, apontando divergências antes de fechar o container.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22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d5a00"/>
                <w:sz w:val="23"/>
                <w:szCs w:val="23"/>
                <w:rtl w:val="0"/>
              </w:rPr>
              <w:t xml:space="preserve">Fluxo de Controle de Carregamento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1. Romaneio de venda emitido com lista de pallets por container (quantidade, calibre, peso, talhão)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2. Operador inicia o carregamento no sistema: seleciona o container e o romaneio correspondente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3. Para cada pallet carregado: leitura do QR Code ou Code128 com leitor portátil ou app mobile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4. Sistema valida em tempo real: pallet pertence ao romaneio? Calibre e produto conferem? Pallet já foi carregado em outro container?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5. Painel de carregamento exibe em tempo real: pallets carregados ✅, pallets pendentes ⏳, pallets com divergência 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6. Ao concluir: sistema compara total carregado vs. total do romaneio e gera relatório de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7. Divergências registradas como Não Conformidade — exige justificativa antes de fechar o container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8. Container só é liberado para gate-in após confirmação de 100% do carregamento ou aprovação formal das divergências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RF-232  </w:t>
      </w:r>
      <w:r w:rsidDel="00000000" w:rsidR="00000000" w:rsidRPr="00000000">
        <w:rPr>
          <w:sz w:val="21"/>
          <w:szCs w:val="21"/>
          <w:rtl w:val="0"/>
        </w:rPr>
        <w:t xml:space="preserve">Tela de controle de carregamento: painel com dois painéis lado a lado — lista do romaneio (o que deve entrar) e lista dos pallets já lidos/carregados (o que entrou)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RF-233  </w:t>
      </w:r>
      <w:r w:rsidDel="00000000" w:rsidR="00000000" w:rsidRPr="00000000">
        <w:rPr>
          <w:sz w:val="21"/>
          <w:szCs w:val="21"/>
          <w:rtl w:val="0"/>
        </w:rPr>
        <w:t xml:space="preserve">Leitura de QR Code ou Code128 por leitor Bluetooth portátil ou câmera do app mobile — sem necessidade de teclado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RF-234  </w:t>
      </w:r>
      <w:r w:rsidDel="00000000" w:rsidR="00000000" w:rsidRPr="00000000">
        <w:rPr>
          <w:sz w:val="21"/>
          <w:szCs w:val="21"/>
          <w:rtl w:val="0"/>
        </w:rPr>
        <w:t xml:space="preserve">Validação em tempo real a cada leitura: sistema verifica se o pallet pertence ao romaneio ativo, se o calibre e cultura batem com o pedido e se o pallet não foi carregado anteriormente em outro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RF-235  </w:t>
      </w:r>
      <w:r w:rsidDel="00000000" w:rsidR="00000000" w:rsidRPr="00000000">
        <w:rPr>
          <w:sz w:val="21"/>
          <w:szCs w:val="21"/>
          <w:rtl w:val="0"/>
        </w:rPr>
        <w:t xml:space="preserve">Alerta imediato quando pallet lido não pertence ao romaneio do container em carregamento — operador não pode confirmar o carregamento sem resolver a divergência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RF-236  </w:t>
      </w:r>
      <w:r w:rsidDel="00000000" w:rsidR="00000000" w:rsidRPr="00000000">
        <w:rPr>
          <w:sz w:val="21"/>
          <w:szCs w:val="21"/>
          <w:rtl w:val="0"/>
        </w:rPr>
        <w:t xml:space="preserve">Alerta de pallet duplicado: se o mesmo QR Code for lido duas vezes, o sistema bloqueia e sinaliza com aviso sonoro e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RF-237  </w:t>
      </w:r>
      <w:r w:rsidDel="00000000" w:rsidR="00000000" w:rsidRPr="00000000">
        <w:rPr>
          <w:sz w:val="21"/>
          <w:szCs w:val="21"/>
          <w:rtl w:val="0"/>
        </w:rPr>
        <w:t xml:space="preserve">Indicador de progresso visual em tempo real: 'Carregado: 14 de 20 pallets (70%) — Peso carregado: 14.280 kg de 20.400 kg esperados'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RF-238  </w:t>
      </w:r>
      <w:r w:rsidDel="00000000" w:rsidR="00000000" w:rsidRPr="00000000">
        <w:rPr>
          <w:sz w:val="21"/>
          <w:szCs w:val="21"/>
          <w:rtl w:val="0"/>
        </w:rPr>
        <w:t xml:space="preserve">Registro automático da sequência de carregamento: pallet 1 carregado às 08h14, pallet 2 às 08h17 — histórico completo com operador, timestamp e posição no container quando informada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RF-239  </w:t>
      </w:r>
      <w:r w:rsidDel="00000000" w:rsidR="00000000" w:rsidRPr="00000000">
        <w:rPr>
          <w:sz w:val="21"/>
          <w:szCs w:val="21"/>
          <w:rtl w:val="0"/>
        </w:rPr>
        <w:t xml:space="preserve">Divergências de carregamento categorizadas: pallet a menos (faltante), pallet a mais (excedente não previsto no romaneio), pallet errado (calibre ou produto diferente), pallet danificado (não carregado por avaria)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RF-240  </w:t>
      </w:r>
      <w:r w:rsidDel="00000000" w:rsidR="00000000" w:rsidRPr="00000000">
        <w:rPr>
          <w:sz w:val="21"/>
          <w:szCs w:val="21"/>
          <w:rtl w:val="0"/>
        </w:rPr>
        <w:t xml:space="preserve">Cada divergência gera automaticamente um registro de Não Conformidade vinculado ao container e ao romaneio — com aprovação obrigatória antes do gate-in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RF-241  </w:t>
      </w:r>
      <w:r w:rsidDel="00000000" w:rsidR="00000000" w:rsidRPr="00000000">
        <w:rPr>
          <w:sz w:val="21"/>
          <w:szCs w:val="21"/>
          <w:rtl w:val="0"/>
        </w:rPr>
        <w:t xml:space="preserve">Relatório de fechamento do carregamento: lista completa de pallets carregados, pallets faltantes, pallets substituídos, peso total realizado vs. peso do romaneio, % de conformidade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RF-242  </w:t>
      </w:r>
      <w:r w:rsidDel="00000000" w:rsidR="00000000" w:rsidRPr="00000000">
        <w:rPr>
          <w:sz w:val="21"/>
          <w:szCs w:val="21"/>
          <w:rtl w:val="0"/>
        </w:rPr>
        <w:t xml:space="preserve">Integração automática com a invoice de exportação: peso total carregado confirmado alimenta o campo de peso bruto da invoice — elimina digitação e divergências documentais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RF-243  </w:t>
      </w:r>
      <w:r w:rsidDel="00000000" w:rsidR="00000000" w:rsidRPr="00000000">
        <w:rPr>
          <w:sz w:val="21"/>
          <w:szCs w:val="21"/>
          <w:rtl w:val="0"/>
        </w:rPr>
        <w:t xml:space="preserve">Foto obrigatória do container fechado e lacrado após confirmação do carregamento — vinculada ao romaneio e visível no Portal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RF-244  </w:t>
      </w:r>
      <w:r w:rsidDel="00000000" w:rsidR="00000000" w:rsidRPr="00000000">
        <w:rPr>
          <w:sz w:val="21"/>
          <w:szCs w:val="21"/>
          <w:rtl w:val="0"/>
        </w:rPr>
        <w:t xml:space="preserve">Comparativo romaneio de venda vs. Packing List gerada: sistema alerta quando há diferença entre o que foi pedido (romaneio) e o que foi embalado (packing list), antes da geração da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RF-245  </w:t>
      </w:r>
      <w:r w:rsidDel="00000000" w:rsidR="00000000" w:rsidRPr="00000000">
        <w:rPr>
          <w:sz w:val="21"/>
          <w:szCs w:val="21"/>
          <w:rtl w:val="0"/>
        </w:rPr>
        <w:t xml:space="preserve">Dashboard de carregamentos do dia: containers em carregamento agora, containers aguardando início, containers concluídos, % de conformidade geral e alertas de divergências em aberto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RF-246  </w:t>
      </w:r>
      <w:r w:rsidDel="00000000" w:rsidR="00000000" w:rsidRPr="00000000">
        <w:rPr>
          <w:sz w:val="21"/>
          <w:szCs w:val="21"/>
          <w:rtl w:val="0"/>
        </w:rPr>
        <w:t xml:space="preserve">Histórico de carregamento por container: consultável em qualquer momento para auditoria, reclamação de cliente ou investigação de divergência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rPr/>
      </w:pPr>
      <w:r w:rsidDel="00000000" w:rsidR="00000000" w:rsidRPr="00000000">
        <w:rPr>
          <w:rtl w:val="0"/>
        </w:rPr>
        <w:t xml:space="preserve">2.10 — Qualidade e Classificação</w:t>
      </w:r>
    </w:p>
    <w:p w:rsidR="00000000" w:rsidDel="00000000" w:rsidP="00000000" w:rsidRDefault="00000000" w:rsidRPr="00000000" w14:paraId="00000246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Relatórios de qualidade por container com impacto automático nos descontos do Account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RF-Q-001  </w:t>
      </w:r>
      <w:r w:rsidDel="00000000" w:rsidR="00000000" w:rsidRPr="00000000">
        <w:rPr>
          <w:sz w:val="21"/>
          <w:szCs w:val="21"/>
          <w:rtl w:val="0"/>
        </w:rPr>
        <w:t xml:space="preserve">Registro de relatório de qualidade por container, vinculado ao booking e ao cliente correspondente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RF-Q-002  </w:t>
      </w:r>
      <w:r w:rsidDel="00000000" w:rsidR="00000000" w:rsidRPr="00000000">
        <w:rPr>
          <w:sz w:val="21"/>
          <w:szCs w:val="21"/>
          <w:rtl w:val="0"/>
        </w:rPr>
        <w:t xml:space="preserve">Suporte a múltiplos relatórios de qualidade por container (para containers com culturas diferentes de múltiplos produtores)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RF-Q-003  </w:t>
      </w:r>
      <w:r w:rsidDel="00000000" w:rsidR="00000000" w:rsidRPr="00000000">
        <w:rPr>
          <w:sz w:val="21"/>
          <w:szCs w:val="21"/>
          <w:rtl w:val="0"/>
        </w:rPr>
        <w:t xml:space="preserve">Classificação de qualidade por semáforo: Verde (conforme), Amarelo (atenção — desvio dentro do tolerável), Vermelho (não conforme — aciona NC automática)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RF-Q-004  </w:t>
      </w:r>
      <w:r w:rsidDel="00000000" w:rsidR="00000000" w:rsidRPr="00000000">
        <w:rPr>
          <w:sz w:val="21"/>
          <w:szCs w:val="21"/>
          <w:rtl w:val="0"/>
        </w:rPr>
        <w:t xml:space="preserve">Anexo de evidências: fotos por pallet, vídeos de inspeção, PDFs de laudos laboratoriais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RF-Q-005  </w:t>
      </w:r>
      <w:r w:rsidDel="00000000" w:rsidR="00000000" w:rsidRPr="00000000">
        <w:rPr>
          <w:sz w:val="21"/>
          <w:szCs w:val="21"/>
          <w:rtl w:val="0"/>
        </w:rPr>
        <w:t xml:space="preserve">Impacto automático nos descontos do Account Sales: qualidade amarela gera desconto proporcional configurável; vermelha bloqueia faturamento até aprovação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RF-Q-006  </w:t>
      </w:r>
      <w:r w:rsidDel="00000000" w:rsidR="00000000" w:rsidRPr="00000000">
        <w:rPr>
          <w:sz w:val="21"/>
          <w:szCs w:val="21"/>
          <w:rtl w:val="0"/>
        </w:rPr>
        <w:t xml:space="preserve">Alertas imediatos para equipes de packing, exportação e financeiro quando índices amarelos ou vermelhos são detectados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RF-Q-007  </w:t>
      </w:r>
      <w:r w:rsidDel="00000000" w:rsidR="00000000" w:rsidRPr="00000000">
        <w:rPr>
          <w:sz w:val="21"/>
          <w:szCs w:val="21"/>
          <w:rtl w:val="0"/>
        </w:rPr>
        <w:t xml:space="preserve">Estatísticas de qualidade por produtor: ranking histórico, tendência de melhora/piora, categorias com maior incidência de desvio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RF-Q-008  </w:t>
      </w:r>
      <w:r w:rsidDel="00000000" w:rsidR="00000000" w:rsidRPr="00000000">
        <w:rPr>
          <w:sz w:val="21"/>
          <w:szCs w:val="21"/>
          <w:rtl w:val="0"/>
        </w:rPr>
        <w:t xml:space="preserve">Ranking de calibres vs. defeitos: identifica quais tamanhos têm maior índice de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RF-Q-009  </w:t>
      </w:r>
      <w:r w:rsidDel="00000000" w:rsidR="00000000" w:rsidRPr="00000000">
        <w:rPr>
          <w:sz w:val="21"/>
          <w:szCs w:val="21"/>
          <w:rtl w:val="0"/>
        </w:rPr>
        <w:t xml:space="preserve">Histórico de qualidade por navio e destino: mercados mais exigentes, armadores com maior perda de qualidade no transporte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RF-Q-010  </w:t>
      </w:r>
      <w:r w:rsidDel="00000000" w:rsidR="00000000" w:rsidRPr="00000000">
        <w:rPr>
          <w:sz w:val="21"/>
          <w:szCs w:val="21"/>
          <w:rtl w:val="0"/>
        </w:rPr>
        <w:t xml:space="preserve">Parâmetros técnicos configuráveis por cultura: Brix, temperatura de chegada, textura, % de defeitos por categoria, peso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RF-Q-011  </w:t>
      </w:r>
      <w:r w:rsidDel="00000000" w:rsidR="00000000" w:rsidRPr="00000000">
        <w:rPr>
          <w:sz w:val="21"/>
          <w:szCs w:val="21"/>
          <w:rtl w:val="0"/>
        </w:rPr>
        <w:t xml:space="preserve">Vinculação dos registros de qualidade aos pallets específicos do container — rastreabilidade ponta a ponta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RF-Q-012  </w:t>
      </w:r>
      <w:r w:rsidDel="00000000" w:rsidR="00000000" w:rsidRPr="00000000">
        <w:rPr>
          <w:sz w:val="21"/>
          <w:szCs w:val="21"/>
          <w:rtl w:val="0"/>
        </w:rPr>
        <w:t xml:space="preserve">Integração com packing house: alertas de qualidade gerados no campo chegam automaticamente à tela do inspetor de packing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r w:rsidDel="00000000" w:rsidR="00000000" w:rsidRPr="00000000">
        <w:rPr>
          <w:rtl w:val="0"/>
        </w:rPr>
        <w:t xml:space="preserve">2.11 — Logística e Expedição</w:t>
      </w:r>
    </w:p>
    <w:p w:rsidR="00000000" w:rsidDel="00000000" w:rsidP="00000000" w:rsidRDefault="00000000" w:rsidRPr="00000000" w14:paraId="00000255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Da programação de carga ao gate-in no porto — controle de temperatura, lacres e rastreamento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RF-400  </w:t>
      </w:r>
      <w:r w:rsidDel="00000000" w:rsidR="00000000" w:rsidRPr="00000000">
        <w:rPr>
          <w:sz w:val="21"/>
          <w:szCs w:val="21"/>
          <w:rtl w:val="0"/>
        </w:rPr>
        <w:t xml:space="preserve">Programação de cargas: quais pallets, quais containers, qual caminhão, qual motorista, qual horário de 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RF-401  </w:t>
      </w:r>
      <w:r w:rsidDel="00000000" w:rsidR="00000000" w:rsidRPr="00000000">
        <w:rPr>
          <w:sz w:val="21"/>
          <w:szCs w:val="21"/>
          <w:rtl w:val="0"/>
        </w:rPr>
        <w:t xml:space="preserve">Romaneios de expedição com listagem completa de pallets, pesos, calibres e destinos — impresso e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RF-402  </w:t>
      </w:r>
      <w:r w:rsidDel="00000000" w:rsidR="00000000" w:rsidRPr="00000000">
        <w:rPr>
          <w:sz w:val="21"/>
          <w:szCs w:val="21"/>
          <w:rtl w:val="0"/>
        </w:rPr>
        <w:t xml:space="preserve">Rastreamento em tempo real do veículo via GPS com atualização de posição a cada 60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RF-403  </w:t>
      </w:r>
      <w:r w:rsidDel="00000000" w:rsidR="00000000" w:rsidRPr="00000000">
        <w:rPr>
          <w:sz w:val="21"/>
          <w:szCs w:val="21"/>
          <w:rtl w:val="0"/>
        </w:rPr>
        <w:t xml:space="preserve">Roteirização inteligente para múltiplas entregas ou coletas no mesmo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RF-404  </w:t>
      </w:r>
      <w:r w:rsidDel="00000000" w:rsidR="00000000" w:rsidRPr="00000000">
        <w:rPr>
          <w:sz w:val="21"/>
          <w:szCs w:val="21"/>
          <w:rtl w:val="0"/>
        </w:rPr>
        <w:t xml:space="preserve">Controle de temperatura durante o transporte com alertas de desvio — integrado ao termógrafo do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RF-405  </w:t>
      </w:r>
      <w:r w:rsidDel="00000000" w:rsidR="00000000" w:rsidRPr="00000000">
        <w:rPr>
          <w:sz w:val="21"/>
          <w:szCs w:val="21"/>
          <w:rtl w:val="0"/>
        </w:rPr>
        <w:t xml:space="preserve">Controle de fretes próprios e terceiros (rodoviário e marítimo) com custo por km/por container e integração financeira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RF-406  </w:t>
      </w:r>
      <w:r w:rsidDel="00000000" w:rsidR="00000000" w:rsidRPr="00000000">
        <w:rPr>
          <w:sz w:val="21"/>
          <w:szCs w:val="21"/>
          <w:rtl w:val="0"/>
        </w:rPr>
        <w:t xml:space="preserve">Controle de drawback: ato concessório, saldo de utilização e vencimento — alertas automáticos de consumo e expiração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RF-407  </w:t>
      </w:r>
      <w:r w:rsidDel="00000000" w:rsidR="00000000" w:rsidRPr="00000000">
        <w:rPr>
          <w:sz w:val="21"/>
          <w:szCs w:val="21"/>
          <w:rtl w:val="0"/>
        </w:rPr>
        <w:t xml:space="preserve">Checklist digital de higiene do container antes do carregamento com fotos obrigatórias e assinatura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RF-408  </w:t>
      </w:r>
      <w:r w:rsidDel="00000000" w:rsidR="00000000" w:rsidRPr="00000000">
        <w:rPr>
          <w:sz w:val="21"/>
          <w:szCs w:val="21"/>
          <w:rtl w:val="0"/>
        </w:rPr>
        <w:t xml:space="preserve">Controle de lacres: número do lacre do armador, lacre extra de segurança, substituições e justificativas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RF-409  </w:t>
      </w:r>
      <w:r w:rsidDel="00000000" w:rsidR="00000000" w:rsidRPr="00000000">
        <w:rPr>
          <w:sz w:val="21"/>
          <w:szCs w:val="21"/>
          <w:rtl w:val="0"/>
        </w:rPr>
        <w:t xml:space="preserve">Registro de gate-in e gate-out no porto com data/hora, número do terminal e 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RF-410  </w:t>
      </w:r>
      <w:r w:rsidDel="00000000" w:rsidR="00000000" w:rsidRPr="00000000">
        <w:rPr>
          <w:sz w:val="21"/>
          <w:szCs w:val="21"/>
          <w:rtl w:val="0"/>
        </w:rPr>
        <w:t xml:space="preserve">Tracking portuário e marítimo: posição do container no pátio, status no terminal, histórico de movimentações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RF-411  </w:t>
      </w:r>
      <w:r w:rsidDel="00000000" w:rsidR="00000000" w:rsidRPr="00000000">
        <w:rPr>
          <w:sz w:val="21"/>
          <w:szCs w:val="21"/>
          <w:rtl w:val="0"/>
        </w:rPr>
        <w:t xml:space="preserve">ETA (Estimated Time of Arrival) e ETD (Estimated Time of Departure) atualizados via integração com APIs dos armadores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/>
      </w:pPr>
      <w:r w:rsidDel="00000000" w:rsidR="00000000" w:rsidRPr="00000000">
        <w:rPr>
          <w:rtl w:val="0"/>
        </w:rPr>
        <w:t xml:space="preserve">2.12 — Exportação e Documentação</w:t>
      </w:r>
    </w:p>
    <w:p w:rsidR="00000000" w:rsidDel="00000000" w:rsidP="00000000" w:rsidRDefault="00000000" w:rsidRPr="00000000" w14:paraId="00000264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Gestão completa de booking, documentos e fluxo GO/NO-GO antes de cada embarque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 exportação é o processo mais crítico do sistema. Qualquer erro documental pode atrasar ou impedir o embarque, gerando perdas significativas. O módulo garante que nenhum container sai sem todos os documentos conferidos e aprovados.</w:t>
      </w:r>
    </w:p>
    <w:p w:rsidR="00000000" w:rsidDel="00000000" w:rsidP="00000000" w:rsidRDefault="00000000" w:rsidRPr="00000000" w14:paraId="00000266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Booking e 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RF-250  </w:t>
      </w:r>
      <w:r w:rsidDel="00000000" w:rsidR="00000000" w:rsidRPr="00000000">
        <w:rPr>
          <w:sz w:val="21"/>
          <w:szCs w:val="21"/>
          <w:rtl w:val="0"/>
        </w:rPr>
        <w:t xml:space="preserve">Gestão completa de bookings: número, data de solicitação, navio, voyage, porto de origem e destino, cut-offs 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RF-251  </w:t>
      </w:r>
      <w:r w:rsidDel="00000000" w:rsidR="00000000" w:rsidRPr="00000000">
        <w:rPr>
          <w:sz w:val="21"/>
          <w:szCs w:val="21"/>
          <w:rtl w:val="0"/>
        </w:rPr>
        <w:t xml:space="preserve">Cadastro e tracking de containers: número do container, tipo (reefer, dry), set point, histórico de movimentações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RF-252  </w:t>
      </w:r>
      <w:r w:rsidDel="00000000" w:rsidR="00000000" w:rsidRPr="00000000">
        <w:rPr>
          <w:sz w:val="21"/>
          <w:szCs w:val="21"/>
          <w:rtl w:val="0"/>
        </w:rPr>
        <w:t xml:space="preserve">Seleção de navio e voyage com visualização de disponibilidade de espaço por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RF-253  </w:t>
      </w:r>
      <w:r w:rsidDel="00000000" w:rsidR="00000000" w:rsidRPr="00000000">
        <w:rPr>
          <w:sz w:val="21"/>
          <w:szCs w:val="21"/>
          <w:rtl w:val="0"/>
        </w:rPr>
        <w:t xml:space="preserve">Registro de coleta na fazenda e entrega no porto com timestamps e fotos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Documentos de Exportação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RF-254  </w:t>
      </w:r>
      <w:r w:rsidDel="00000000" w:rsidR="00000000" w:rsidRPr="00000000">
        <w:rPr>
          <w:sz w:val="21"/>
          <w:szCs w:val="21"/>
          <w:rtl w:val="0"/>
        </w:rPr>
        <w:t xml:space="preserve">Emissão automática de Invoice (fatura comercial) com dados do cliente, produtos, quantidades, preços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RF-255  </w:t>
      </w:r>
      <w:r w:rsidDel="00000000" w:rsidR="00000000" w:rsidRPr="00000000">
        <w:rPr>
          <w:sz w:val="21"/>
          <w:szCs w:val="21"/>
          <w:rtl w:val="0"/>
        </w:rPr>
        <w:t xml:space="preserve">Emissão de Packing List com detalhamento por pallet: produto, calibre, quantidade de caixas, peso bruto e líquido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RF-256  </w:t>
      </w:r>
      <w:r w:rsidDel="00000000" w:rsidR="00000000" w:rsidRPr="00000000">
        <w:rPr>
          <w:sz w:val="21"/>
          <w:szCs w:val="21"/>
          <w:rtl w:val="0"/>
        </w:rPr>
        <w:t xml:space="preserve">Instrução de embarque com todos os dados necessários para o despachante: container, booking, lacres, temperatura,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RF-257  </w:t>
      </w:r>
      <w:r w:rsidDel="00000000" w:rsidR="00000000" w:rsidRPr="00000000">
        <w:rPr>
          <w:sz w:val="21"/>
          <w:szCs w:val="21"/>
          <w:rtl w:val="0"/>
        </w:rPr>
        <w:t xml:space="preserve">Gestão de certificados: Fitossanitário, PTV, Certificado de Origem, Certificado de Temperatura — com vínculo ao container e alertas de prazo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RF-258  </w:t>
      </w:r>
      <w:r w:rsidDel="00000000" w:rsidR="00000000" w:rsidRPr="00000000">
        <w:rPr>
          <w:sz w:val="21"/>
          <w:szCs w:val="21"/>
          <w:rtl w:val="0"/>
        </w:rPr>
        <w:t xml:space="preserve">Pré-check documental automático antes de liberar o embarque: verifica se todos os documentos obrigatórios estão presentes e válidos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RF-259  </w:t>
      </w:r>
      <w:r w:rsidDel="00000000" w:rsidR="00000000" w:rsidRPr="00000000">
        <w:rPr>
          <w:sz w:val="21"/>
          <w:szCs w:val="21"/>
          <w:rtl w:val="0"/>
        </w:rPr>
        <w:t xml:space="preserve">Workflow GO/NO-GO obrigatório antes de qualquer embarque — requer aprovação de pelo menos 2 responsáveis (operacional + financeiro). Container não sai sem GO confirmado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RF-260  </w:t>
      </w:r>
      <w:r w:rsidDel="00000000" w:rsidR="00000000" w:rsidRPr="00000000">
        <w:rPr>
          <w:sz w:val="21"/>
          <w:szCs w:val="21"/>
          <w:rtl w:val="0"/>
        </w:rPr>
        <w:t xml:space="preserve">Anexos obrigatórios configuráveis por cliente/destino: fotos do container aberto, fotos de lacre, romaneio de pesagem, controle de temperatura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RF-261  </w:t>
      </w:r>
      <w:r w:rsidDel="00000000" w:rsidR="00000000" w:rsidRPr="00000000">
        <w:rPr>
          <w:sz w:val="21"/>
          <w:szCs w:val="21"/>
          <w:rtl w:val="0"/>
        </w:rPr>
        <w:t xml:space="preserve">Integração com APIs de navios e armadores para atualização automática de ETA/ETD e notificações de desvio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RF-262  </w:t>
      </w:r>
      <w:r w:rsidDel="00000000" w:rsidR="00000000" w:rsidRPr="00000000">
        <w:rPr>
          <w:sz w:val="21"/>
          <w:szCs w:val="21"/>
          <w:rtl w:val="0"/>
        </w:rPr>
        <w:t xml:space="preserve">Controle de temperatura do container durante todo o transporte: set point configurado, temperatura real, alertas de desvio e relatório exportável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RF-263  </w:t>
      </w:r>
      <w:r w:rsidDel="00000000" w:rsidR="00000000" w:rsidRPr="00000000">
        <w:rPr>
          <w:sz w:val="21"/>
          <w:szCs w:val="21"/>
          <w:rtl w:val="0"/>
        </w:rPr>
        <w:t xml:space="preserve">Checklists de exportação configuráveis por cliente e por destino — clientes com exigências específicas têm checklist próprio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RF-264  </w:t>
      </w:r>
      <w:r w:rsidDel="00000000" w:rsidR="00000000" w:rsidRPr="00000000">
        <w:rPr>
          <w:sz w:val="21"/>
          <w:szCs w:val="21"/>
          <w:rtl w:val="0"/>
        </w:rPr>
        <w:t xml:space="preserve">Gestão de riscos logísticos: temperatura, atraso, porto de destino, qualidade da fruta, documento faltante — com matriz de probabilidade e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RF-265  </w:t>
      </w:r>
      <w:r w:rsidDel="00000000" w:rsidR="00000000" w:rsidRPr="00000000">
        <w:rPr>
          <w:sz w:val="21"/>
          <w:szCs w:val="21"/>
          <w:rtl w:val="0"/>
        </w:rPr>
        <w:t xml:space="preserve">Controle automático de Cut-offs: documental (prazo de entrega de documentos), operacional (entrega do container no porto) e VGM (peso verificado). Alertas com antecedência de 48h e 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RF-266  </w:t>
      </w:r>
      <w:r w:rsidDel="00000000" w:rsidR="00000000" w:rsidRPr="00000000">
        <w:rPr>
          <w:sz w:val="21"/>
          <w:szCs w:val="21"/>
          <w:rtl w:val="0"/>
        </w:rPr>
        <w:t xml:space="preserve">Registro fotográfico obrigatório em 3 momentos: lacres antes do carregamento, carga concluída e interior do container fechado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RF-267  </w:t>
      </w:r>
      <w:r w:rsidDel="00000000" w:rsidR="00000000" w:rsidRPr="00000000">
        <w:rPr>
          <w:sz w:val="21"/>
          <w:szCs w:val="21"/>
          <w:rtl w:val="0"/>
        </w:rPr>
        <w:t xml:space="preserve">Gestão de divergências: peso diferente do declarado, qualidade inferior ao acordado, documento com erro — cada divergência gera um registro de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rPr/>
      </w:pPr>
      <w:r w:rsidDel="00000000" w:rsidR="00000000" w:rsidRPr="00000000">
        <w:rPr>
          <w:rtl w:val="0"/>
        </w:rPr>
        <w:t xml:space="preserve">2.13 — Rolagem de Container</w:t>
      </w:r>
    </w:p>
    <w:p w:rsidR="00000000" w:rsidDel="00000000" w:rsidP="00000000" w:rsidRDefault="00000000" w:rsidRPr="00000000" w14:paraId="0000027C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Registro completo do não-embarque com custos automáticos e carta ao armador gerada em 1 clique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Rolagem é quando o container não embarca no navio programado. É um evento de alto custo e precisa ser documentado com precisão para cobrança dos custos ao armador quando aplicável.</w:t>
      </w:r>
    </w:p>
    <w:p w:rsidR="00000000" w:rsidDel="00000000" w:rsidP="00000000" w:rsidRDefault="00000000" w:rsidRPr="00000000" w14:paraId="0000027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RF-800  </w:t>
      </w:r>
      <w:r w:rsidDel="00000000" w:rsidR="00000000" w:rsidRPr="00000000">
        <w:rPr>
          <w:sz w:val="21"/>
          <w:szCs w:val="21"/>
          <w:rtl w:val="0"/>
        </w:rPr>
        <w:t xml:space="preserve">Registro da rolagem com: container, booking original, navio, motivo (armador/operacional/climático/documental) e 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RF-801  </w:t>
      </w:r>
      <w:r w:rsidDel="00000000" w:rsidR="00000000" w:rsidRPr="00000000">
        <w:rPr>
          <w:sz w:val="21"/>
          <w:szCs w:val="21"/>
          <w:rtl w:val="0"/>
        </w:rPr>
        <w:t xml:space="preserve">Anexo obrigatório de evidências: e-mails do armador, prints de sistema, EDI de cancelamento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RF-802  </w:t>
      </w:r>
      <w:r w:rsidDel="00000000" w:rsidR="00000000" w:rsidRPr="00000000">
        <w:rPr>
          <w:sz w:val="21"/>
          <w:szCs w:val="21"/>
          <w:rtl w:val="0"/>
        </w:rPr>
        <w:t xml:space="preserve">Sugestão automática de novo navio disponível no período com base nos cadastros de navios e datas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RF-803  </w:t>
      </w:r>
      <w:r w:rsidDel="00000000" w:rsidR="00000000" w:rsidRPr="00000000">
        <w:rPr>
          <w:sz w:val="21"/>
          <w:szCs w:val="21"/>
          <w:rtl w:val="0"/>
        </w:rPr>
        <w:t xml:space="preserve">Criação de novo booking vinculado à rolagem com todo o histórico preservado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RF-804  </w:t>
      </w:r>
      <w:r w:rsidDel="00000000" w:rsidR="00000000" w:rsidRPr="00000000">
        <w:rPr>
          <w:sz w:val="21"/>
          <w:szCs w:val="21"/>
          <w:rtl w:val="0"/>
        </w:rPr>
        <w:t xml:space="preserve">Cálculo automático de custos extras gerados pela rolagem: demurrage (sobre-estadia), armazenagem adicional, shifting (movimentação de container no pátio), transporte extra, energia/frio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RF-805  </w:t>
      </w:r>
      <w:r w:rsidDel="00000000" w:rsidR="00000000" w:rsidRPr="00000000">
        <w:rPr>
          <w:sz w:val="21"/>
          <w:szCs w:val="21"/>
          <w:rtl w:val="0"/>
        </w:rPr>
        <w:t xml:space="preserve">Geração automática de carta de cobrança ao armador com todos os custos calculados, evidências anexas e prazo de 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RF-806  </w:t>
      </w:r>
      <w:r w:rsidDel="00000000" w:rsidR="00000000" w:rsidRPr="00000000">
        <w:rPr>
          <w:sz w:val="21"/>
          <w:szCs w:val="21"/>
          <w:rtl w:val="0"/>
        </w:rPr>
        <w:t xml:space="preserve">Registro da resposta do armador: aceito integralmente, aceito parcialmente, recusado. Cada resposta segue fluxo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RF-807  </w:t>
      </w:r>
      <w:r w:rsidDel="00000000" w:rsidR="00000000" w:rsidRPr="00000000">
        <w:rPr>
          <w:sz w:val="21"/>
          <w:szCs w:val="21"/>
          <w:rtl w:val="0"/>
        </w:rPr>
        <w:t xml:space="preserve">Quando recusado: custo da rolagem é absorvido no financeiro com rateio configurável (custo operacional da empresa)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RF-808  </w:t>
      </w:r>
      <w:r w:rsidDel="00000000" w:rsidR="00000000" w:rsidRPr="00000000">
        <w:rPr>
          <w:sz w:val="21"/>
          <w:szCs w:val="21"/>
          <w:rtl w:val="0"/>
        </w:rPr>
        <w:t xml:space="preserve">Indicadores por armador: taxa de confiabilidade, % de rolagens por armador, custo total de rolagens, comparativo entre armadores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RF-809  </w:t>
      </w:r>
      <w:r w:rsidDel="00000000" w:rsidR="00000000" w:rsidRPr="00000000">
        <w:rPr>
          <w:sz w:val="21"/>
          <w:szCs w:val="21"/>
          <w:rtl w:val="0"/>
        </w:rPr>
        <w:t xml:space="preserve">Alertas automáticos para equipes de exportação, logística e financeiro ao registrar uma rolagem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rPr/>
      </w:pPr>
      <w:r w:rsidDel="00000000" w:rsidR="00000000" w:rsidRPr="00000000">
        <w:rPr>
          <w:rtl w:val="0"/>
        </w:rPr>
        <w:t xml:space="preserve">2.14 — Conta Corrente de Produtores</w:t>
      </w:r>
    </w:p>
    <w:p w:rsidR="00000000" w:rsidDel="00000000" w:rsidP="00000000" w:rsidRDefault="00000000" w:rsidRPr="00000000" w14:paraId="0000028A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Extrato completo por produtor — empréstimos, devoluções, receitas e custos rateados em um único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RF-350  </w:t>
      </w:r>
      <w:r w:rsidDel="00000000" w:rsidR="00000000" w:rsidRPr="00000000">
        <w:rPr>
          <w:sz w:val="21"/>
          <w:szCs w:val="21"/>
          <w:rtl w:val="0"/>
        </w:rPr>
        <w:t xml:space="preserve">Empréstimos de materiais e insumos a produtores com registro detalhado: produto, quantidade, valor, data, prazo de devolução — integrado ao almoxarifado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RF-351  </w:t>
      </w:r>
      <w:r w:rsidDel="00000000" w:rsidR="00000000" w:rsidRPr="00000000">
        <w:rPr>
          <w:sz w:val="21"/>
          <w:szCs w:val="21"/>
          <w:rtl w:val="0"/>
        </w:rPr>
        <w:t xml:space="preserve">Devoluções de materiais emprestados com conferência de quantidade e estado do produto devolvido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RF-352  </w:t>
      </w:r>
      <w:r w:rsidDel="00000000" w:rsidR="00000000" w:rsidRPr="00000000">
        <w:rPr>
          <w:sz w:val="21"/>
          <w:szCs w:val="21"/>
          <w:rtl w:val="0"/>
        </w:rPr>
        <w:t xml:space="preserve">Extrato detalhado por período com cada lançamento descrito: data, tipo de operação, valor, saldo anterior e saldo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RF-353  </w:t>
      </w:r>
      <w:r w:rsidDel="00000000" w:rsidR="00000000" w:rsidRPr="00000000">
        <w:rPr>
          <w:sz w:val="21"/>
          <w:szCs w:val="21"/>
          <w:rtl w:val="0"/>
        </w:rPr>
        <w:t xml:space="preserve">Simulador de pagamento: o produtor simula quanto receberá após os abatimentos (empréstimos + custos rateados)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RF-354  </w:t>
      </w:r>
      <w:r w:rsidDel="00000000" w:rsidR="00000000" w:rsidRPr="00000000">
        <w:rPr>
          <w:sz w:val="21"/>
          <w:szCs w:val="21"/>
          <w:rtl w:val="0"/>
        </w:rPr>
        <w:t xml:space="preserve">Integração financeira e fiscal: lançamentos na conta corrente geram automaticamente as contrapartidas no módulo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RF-355  </w:t>
      </w:r>
      <w:r w:rsidDel="00000000" w:rsidR="00000000" w:rsidRPr="00000000">
        <w:rPr>
          <w:sz w:val="21"/>
          <w:szCs w:val="21"/>
          <w:rtl w:val="0"/>
        </w:rPr>
        <w:t xml:space="preserve">Saldo segregado por safra — produtor pode ver quanto ficou de cada safra individualmente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RF-356  </w:t>
      </w:r>
      <w:r w:rsidDel="00000000" w:rsidR="00000000" w:rsidRPr="00000000">
        <w:rPr>
          <w:sz w:val="21"/>
          <w:szCs w:val="21"/>
          <w:rtl w:val="0"/>
        </w:rPr>
        <w:t xml:space="preserve">Integração com Account Sales: quando o Account Sale chega do importador, o rateio ao produtor é lançado automaticamente na conta corrente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RF-357  </w:t>
      </w:r>
      <w:r w:rsidDel="00000000" w:rsidR="00000000" w:rsidRPr="00000000">
        <w:rPr>
          <w:sz w:val="21"/>
          <w:szCs w:val="21"/>
          <w:rtl w:val="0"/>
        </w:rPr>
        <w:t xml:space="preserve">Rateio de custos negativos (despesas portuárias, rolagem, avarias) de acordo com contrato configurável por produtor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rPr/>
      </w:pPr>
      <w:r w:rsidDel="00000000" w:rsidR="00000000" w:rsidRPr="00000000">
        <w:rPr>
          <w:rtl w:val="0"/>
        </w:rPr>
        <w:t xml:space="preserve">2.15 — Financeiro</w:t>
      </w:r>
    </w:p>
    <w:p w:rsidR="00000000" w:rsidDel="00000000" w:rsidP="00000000" w:rsidRDefault="00000000" w:rsidRPr="00000000" w14:paraId="00000295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Fluxo de caixa projetado, DRE em tempo real e controle multimoeda para operações de exportação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módulo financeiro integra automaticamente todos os demais módulos. Cada OS de campo, cada nota fiscal emitida, cada pagamento de frete, cada container exportado gera lançamentos financeiros sem intervenção manual.</w:t>
      </w:r>
    </w:p>
    <w:p w:rsidR="00000000" w:rsidDel="00000000" w:rsidP="00000000" w:rsidRDefault="00000000" w:rsidRPr="00000000" w14:paraId="0000029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RF-500  </w:t>
      </w:r>
      <w:r w:rsidDel="00000000" w:rsidR="00000000" w:rsidRPr="00000000">
        <w:rPr>
          <w:sz w:val="21"/>
          <w:szCs w:val="21"/>
          <w:rtl w:val="0"/>
        </w:rPr>
        <w:t xml:space="preserve">Contas a pagar e receber com fluxo de aprovação configurável, vincunlação ao pedido ou contrato de origem e conciliação bancária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RF-501  </w:t>
      </w:r>
      <w:r w:rsidDel="00000000" w:rsidR="00000000" w:rsidRPr="00000000">
        <w:rPr>
          <w:sz w:val="21"/>
          <w:szCs w:val="21"/>
          <w:rtl w:val="0"/>
        </w:rPr>
        <w:t xml:space="preserve">Aprovações financeiras por nível: valores acima de limites configuráveis exigem aprovação de nível superior antes do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RF-502  </w:t>
      </w:r>
      <w:r w:rsidDel="00000000" w:rsidR="00000000" w:rsidRPr="00000000">
        <w:rPr>
          <w:sz w:val="21"/>
          <w:szCs w:val="21"/>
          <w:rtl w:val="0"/>
        </w:rPr>
        <w:t xml:space="preserve">Fluxo de caixa completo e projetado: realizado (30 dias passados), confirmado (aprovado para pagar/receber) e projetado (estimado)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RF-503  </w:t>
      </w:r>
      <w:r w:rsidDel="00000000" w:rsidR="00000000" w:rsidRPr="00000000">
        <w:rPr>
          <w:sz w:val="21"/>
          <w:szCs w:val="21"/>
          <w:rtl w:val="0"/>
        </w:rPr>
        <w:t xml:space="preserve">DRE (Demonstração do Resultado do Exercício) em tempo real com drill-down por centro de custo, safra e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RF-504  </w:t>
      </w:r>
      <w:r w:rsidDel="00000000" w:rsidR="00000000" w:rsidRPr="00000000">
        <w:rPr>
          <w:sz w:val="21"/>
          <w:szCs w:val="21"/>
          <w:rtl w:val="0"/>
        </w:rPr>
        <w:t xml:space="preserve">Conciliação bancária via OFX (extrato bancário) e CNAB (cobranças e remessas) com matching automático de lançamentos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RF-505  </w:t>
      </w:r>
      <w:r w:rsidDel="00000000" w:rsidR="00000000" w:rsidRPr="00000000">
        <w:rPr>
          <w:sz w:val="21"/>
          <w:szCs w:val="21"/>
          <w:rtl w:val="0"/>
        </w:rPr>
        <w:t xml:space="preserve">ACC (Adiantamento sobre Contratos de Câmbio) e ACE (Adiantamento sobre Cambiais Entregues) com controle de saldo, prazo e liquidação. Hedge cambial para proteção contra variação de moeda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RF-506  </w:t>
      </w:r>
      <w:r w:rsidDel="00000000" w:rsidR="00000000" w:rsidRPr="00000000">
        <w:rPr>
          <w:sz w:val="21"/>
          <w:szCs w:val="21"/>
          <w:rtl w:val="0"/>
        </w:rPr>
        <w:t xml:space="preserve">Plano de contas personalizável com estrutura de contas analíticas e sintéticas em múltiplos níveis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RF-507  </w:t>
      </w:r>
      <w:r w:rsidDel="00000000" w:rsidR="00000000" w:rsidRPr="00000000">
        <w:rPr>
          <w:sz w:val="21"/>
          <w:szCs w:val="21"/>
          <w:rtl w:val="0"/>
        </w:rPr>
        <w:t xml:space="preserve">Posição de caixa multiempresa: visão consolidada de todas as contas bancárias de todas as empresas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RF-508  </w:t>
      </w:r>
      <w:r w:rsidDel="00000000" w:rsidR="00000000" w:rsidRPr="00000000">
        <w:rPr>
          <w:sz w:val="21"/>
          <w:szCs w:val="21"/>
          <w:rtl w:val="0"/>
        </w:rPr>
        <w:t xml:space="preserve">Controle multimoeda: USD, EUR, GBP, BRL e outras. Conversão automática com cotação do dia via API do Banco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RF-509  </w:t>
      </w:r>
      <w:r w:rsidDel="00000000" w:rsidR="00000000" w:rsidRPr="00000000">
        <w:rPr>
          <w:sz w:val="21"/>
          <w:szCs w:val="21"/>
          <w:rtl w:val="0"/>
        </w:rPr>
        <w:t xml:space="preserve">Centro de custo por talhão: todos os custos de campo, packing e logística são alocados ao talhão e safra correspondentes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RF-510  </w:t>
      </w:r>
      <w:r w:rsidDel="00000000" w:rsidR="00000000" w:rsidRPr="00000000">
        <w:rPr>
          <w:sz w:val="21"/>
          <w:szCs w:val="21"/>
          <w:rtl w:val="0"/>
        </w:rPr>
        <w:t xml:space="preserve">Rentabilidade por cliente, lote de produção e container — resultado líquido considerando todos os custos diretos e indiretos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RF-511  </w:t>
      </w:r>
      <w:r w:rsidDel="00000000" w:rsidR="00000000" w:rsidRPr="00000000">
        <w:rPr>
          <w:sz w:val="21"/>
          <w:szCs w:val="21"/>
          <w:rtl w:val="0"/>
        </w:rPr>
        <w:t xml:space="preserve">Gestão de inadimplência internacional: aging de recebíveis em moeda estrangeira, ações de cobrança e provisão de devedores duvidosos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rPr/>
      </w:pPr>
      <w:r w:rsidDel="00000000" w:rsidR="00000000" w:rsidRPr="00000000">
        <w:rPr>
          <w:rtl w:val="0"/>
        </w:rPr>
        <w:t xml:space="preserve">2.16 — Adiantamentos Internacionais</w:t>
      </w:r>
    </w:p>
    <w:p w:rsidR="00000000" w:rsidDel="00000000" w:rsidP="00000000" w:rsidRDefault="00000000" w:rsidRPr="00000000" w14:paraId="000002A5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Controle de adiantamentos de clientes em múltiplas moedas com abatimento automático nas 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RF-960  </w:t>
      </w:r>
      <w:r w:rsidDel="00000000" w:rsidR="00000000" w:rsidRPr="00000000">
        <w:rPr>
          <w:sz w:val="21"/>
          <w:szCs w:val="21"/>
          <w:rtl w:val="0"/>
        </w:rPr>
        <w:t xml:space="preserve">Registro de adiantamentos recebidos por cliente com data, valor, moeda e forma de recebimento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RF-961  </w:t>
      </w:r>
      <w:r w:rsidDel="00000000" w:rsidR="00000000" w:rsidRPr="00000000">
        <w:rPr>
          <w:sz w:val="21"/>
          <w:szCs w:val="21"/>
          <w:rtl w:val="0"/>
        </w:rPr>
        <w:t xml:space="preserve">Controle de múltiplas moedas: EUR, USD, GBP, BRL — cada adiantamento registrado na moeda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RF-962  </w:t>
      </w:r>
      <w:r w:rsidDel="00000000" w:rsidR="00000000" w:rsidRPr="00000000">
        <w:rPr>
          <w:sz w:val="21"/>
          <w:szCs w:val="21"/>
          <w:rtl w:val="0"/>
        </w:rPr>
        <w:t xml:space="preserve">Conversão automática para BRL com cotação do dia do recebimento e atualização diária do saldo equivalente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RF-963  </w:t>
      </w:r>
      <w:r w:rsidDel="00000000" w:rsidR="00000000" w:rsidRPr="00000000">
        <w:rPr>
          <w:sz w:val="21"/>
          <w:szCs w:val="21"/>
          <w:rtl w:val="0"/>
        </w:rPr>
        <w:t xml:space="preserve">Histórico de abatimentos por invoice: quando o cliente exporta, o sistema deduz o adiantamento da fatura correspondente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RF-964  </w:t>
      </w:r>
      <w:sdt>
        <w:sdtPr>
          <w:id w:val="33241598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Saldo de adiantamento sempre atualizado: valor original − abatimentos realizados = saldo disponível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RF-965  </w:t>
      </w:r>
      <w:r w:rsidDel="00000000" w:rsidR="00000000" w:rsidRPr="00000000">
        <w:rPr>
          <w:sz w:val="21"/>
          <w:szCs w:val="21"/>
          <w:rtl w:val="0"/>
        </w:rPr>
        <w:t xml:space="preserve">Exibição do saldo de adiantamento no Portal do Cliente para transparência e confiança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RF-966  </w:t>
      </w:r>
      <w:r w:rsidDel="00000000" w:rsidR="00000000" w:rsidRPr="00000000">
        <w:rPr>
          <w:sz w:val="21"/>
          <w:szCs w:val="21"/>
          <w:rtl w:val="0"/>
        </w:rPr>
        <w:t xml:space="preserve">Registro da forma de recebimento: TT (Transferência Telegráfica), depósito bancário, conta escrow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RF-967  </w:t>
      </w:r>
      <w:r w:rsidDel="00000000" w:rsidR="00000000" w:rsidRPr="00000000">
        <w:rPr>
          <w:sz w:val="21"/>
          <w:szCs w:val="21"/>
          <w:rtl w:val="0"/>
        </w:rPr>
        <w:t xml:space="preserve">Arquivos anexos obrigatórios: Swift do banco, comprovante de recebimento, correspondência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RF-968  </w:t>
      </w:r>
      <w:r w:rsidDel="00000000" w:rsidR="00000000" w:rsidRPr="00000000">
        <w:rPr>
          <w:sz w:val="21"/>
          <w:szCs w:val="21"/>
          <w:rtl w:val="0"/>
        </w:rPr>
        <w:t xml:space="preserve">Integração com Account Sales: ao processar o Account Sale, o adiantamento é abatido automaticamente e registrado no histórico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RF-969  </w:t>
      </w:r>
      <w:r w:rsidDel="00000000" w:rsidR="00000000" w:rsidRPr="00000000">
        <w:rPr>
          <w:sz w:val="21"/>
          <w:szCs w:val="21"/>
          <w:rtl w:val="0"/>
        </w:rPr>
        <w:t xml:space="preserve">Extrato consolidado com câmbio histórico do dia de cada movimentação para fins de conciliação contábil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rPr/>
      </w:pPr>
      <w:r w:rsidDel="00000000" w:rsidR="00000000" w:rsidRPr="00000000">
        <w:rPr>
          <w:rtl w:val="0"/>
        </w:rPr>
        <w:t xml:space="preserve">2.17 — Account Sales e Rateio Comercial</w:t>
      </w:r>
    </w:p>
    <w:p w:rsidR="00000000" w:rsidDel="00000000" w:rsidP="00000000" w:rsidRDefault="00000000" w:rsidRPr="00000000" w14:paraId="000002B2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Do demonstrativo do importador ao pagamento do produtor — rateio automático por regras de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Account Sales é o demonstrativo enviado pelo importador após a venda da fruta no mercado de destino. Este módulo importa esse documento, classifica a qualidade, aplica os descontos contratuais e rateia o resultado entre todos os envolvidos na cadeia.</w:t>
      </w:r>
    </w:p>
    <w:p w:rsidR="00000000" w:rsidDel="00000000" w:rsidP="00000000" w:rsidRDefault="00000000" w:rsidRPr="00000000" w14:paraId="000002B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RF-AS-001  </w:t>
      </w:r>
      <w:r w:rsidDel="00000000" w:rsidR="00000000" w:rsidRPr="00000000">
        <w:rPr>
          <w:sz w:val="21"/>
          <w:szCs w:val="21"/>
          <w:rtl w:val="0"/>
        </w:rPr>
        <w:t xml:space="preserve">Registro manual ou importado do Account Sale com vinculação ao container, invoice e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RF-AS-002  </w:t>
      </w:r>
      <w:r w:rsidDel="00000000" w:rsidR="00000000" w:rsidRPr="00000000">
        <w:rPr>
          <w:sz w:val="21"/>
          <w:szCs w:val="21"/>
          <w:rtl w:val="0"/>
        </w:rPr>
        <w:t xml:space="preserve">Importação automática via OCR (reconhecimento óptico) de PDFs enviados pelo importador — extrai valores, quantidades e descontos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RF-AS-003  </w:t>
      </w:r>
      <w:r w:rsidDel="00000000" w:rsidR="00000000" w:rsidRPr="00000000">
        <w:rPr>
          <w:sz w:val="21"/>
          <w:szCs w:val="21"/>
          <w:rtl w:val="0"/>
        </w:rPr>
        <w:t xml:space="preserve">Importação de controle de vendas via XLS padrão configurável por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RF-AS-004  </w:t>
      </w:r>
      <w:r w:rsidDel="00000000" w:rsidR="00000000" w:rsidRPr="00000000">
        <w:rPr>
          <w:sz w:val="21"/>
          <w:szCs w:val="21"/>
          <w:rtl w:val="0"/>
        </w:rPr>
        <w:t xml:space="preserve">Classificação de qualidade por semáforo (Verde/Amarelo/Vermelho) com base nos parâmetros recebidos no demonstrativo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RF-AS-005  </w:t>
      </w:r>
      <w:r w:rsidDel="00000000" w:rsidR="00000000" w:rsidRPr="00000000">
        <w:rPr>
          <w:sz w:val="21"/>
          <w:szCs w:val="21"/>
          <w:rtl w:val="0"/>
        </w:rPr>
        <w:t xml:space="preserve">Regras automáticas de desconto por classificação: Verde = sem desconto; Amarelo = desconto X%; Vermelho = desconto Y% (configurável por cliente e contrato)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RF-AS-006  </w:t>
      </w:r>
      <w:r w:rsidDel="00000000" w:rsidR="00000000" w:rsidRPr="00000000">
        <w:rPr>
          <w:sz w:val="21"/>
          <w:szCs w:val="21"/>
          <w:rtl w:val="0"/>
        </w:rPr>
        <w:t xml:space="preserve">Rateio de custos e receitas por exportador, produtor, cooperado e cliente com percentuais configuráveis por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RF-AS-007  </w:t>
      </w:r>
      <w:r w:rsidDel="00000000" w:rsidR="00000000" w:rsidRPr="00000000">
        <w:rPr>
          <w:sz w:val="21"/>
          <w:szCs w:val="21"/>
          <w:rtl w:val="0"/>
        </w:rPr>
        <w:t xml:space="preserve">Integração com financeiro: ao finalizar o rateio, os lançamentos de pagamento e recebimento são criados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RF-AS-008  </w:t>
      </w:r>
      <w:r w:rsidDel="00000000" w:rsidR="00000000" w:rsidRPr="00000000">
        <w:rPr>
          <w:sz w:val="21"/>
          <w:szCs w:val="21"/>
          <w:rtl w:val="0"/>
        </w:rPr>
        <w:t xml:space="preserve">Integração com Conta Corrente do Produtor: o valor líquido do produtor é lançado automaticamente na conta corrente correspondente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RF-AS-009  </w:t>
      </w:r>
      <w:r w:rsidDel="00000000" w:rsidR="00000000" w:rsidRPr="00000000">
        <w:rPr>
          <w:sz w:val="21"/>
          <w:szCs w:val="21"/>
          <w:rtl w:val="0"/>
        </w:rPr>
        <w:t xml:space="preserve">BI de Account Sales: margem por container, por cliente, por cultura, comparativo entre períodos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RF-AS-010  </w:t>
      </w:r>
      <w:r w:rsidDel="00000000" w:rsidR="00000000" w:rsidRPr="00000000">
        <w:rPr>
          <w:sz w:val="21"/>
          <w:szCs w:val="21"/>
          <w:rtl w:val="0"/>
        </w:rPr>
        <w:t xml:space="preserve">Abatimento automático de adiantamentos do cliente sobre o valor a receber da fatura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RF-AS-011  </w:t>
      </w:r>
      <w:r w:rsidDel="00000000" w:rsidR="00000000" w:rsidRPr="00000000">
        <w:rPr>
          <w:sz w:val="21"/>
          <w:szCs w:val="21"/>
          <w:rtl w:val="0"/>
        </w:rPr>
        <w:t xml:space="preserve">Visão financeira consolidada de todos os Account Sales do período: receita bruta, descontos, despesas portuárias e receita líquida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RF-AS-012  </w:t>
      </w:r>
      <w:r w:rsidDel="00000000" w:rsidR="00000000" w:rsidRPr="00000000">
        <w:rPr>
          <w:sz w:val="21"/>
          <w:szCs w:val="21"/>
          <w:rtl w:val="0"/>
        </w:rPr>
        <w:t xml:space="preserve">Histórico completo com evidências: Account Sale original, comunicações do cliente, ajustes realizados e aprovações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rPr/>
      </w:pPr>
      <w:r w:rsidDel="00000000" w:rsidR="00000000" w:rsidRPr="00000000">
        <w:rPr>
          <w:rtl w:val="0"/>
        </w:rPr>
        <w:t xml:space="preserve">2.18 — Histórico Financeiro por Invoice/Container</w:t>
      </w:r>
    </w:p>
    <w:p w:rsidR="00000000" w:rsidDel="00000000" w:rsidP="00000000" w:rsidRDefault="00000000" w:rsidRPr="00000000" w14:paraId="000002C2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Margem real de cada container calculada automaticamente com todos os custos diretos e indiretos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Este módulo consolida absolutamente todos os custos e receitas relacionados a cada invoice ou container, permitindo calcular a margem real de cada embarque. É a principal ferramenta de gestão de resultado da exportação.</w:t>
      </w:r>
    </w:p>
    <w:p w:rsidR="00000000" w:rsidDel="00000000" w:rsidP="00000000" w:rsidRDefault="00000000" w:rsidRPr="00000000" w14:paraId="000002C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RF-HF-001  </w:t>
      </w:r>
      <w:r w:rsidDel="00000000" w:rsidR="00000000" w:rsidRPr="00000000">
        <w:rPr>
          <w:sz w:val="21"/>
          <w:szCs w:val="21"/>
          <w:rtl w:val="0"/>
        </w:rPr>
        <w:t xml:space="preserve">Registro completo de receitas por invoice: valor de venda, receita VIP de exportação, bonificações, créditos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RF-HF-002  </w:t>
      </w:r>
      <w:r w:rsidDel="00000000" w:rsidR="00000000" w:rsidRPr="00000000">
        <w:rPr>
          <w:sz w:val="21"/>
          <w:szCs w:val="21"/>
          <w:rtl w:val="0"/>
        </w:rPr>
        <w:t xml:space="preserve">Histórico financeiro segregado por container para rastreabilidade completa de cada embarque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RF-HF-003  </w:t>
      </w:r>
      <w:r w:rsidDel="00000000" w:rsidR="00000000" w:rsidRPr="00000000">
        <w:rPr>
          <w:sz w:val="21"/>
          <w:szCs w:val="21"/>
          <w:rtl w:val="0"/>
        </w:rPr>
        <w:t xml:space="preserve">Receitas detalhadas: valor da venda (moeda original + BRL), receita VIP, bonificações por desempenho, créditos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RF-HF-004  </w:t>
      </w:r>
      <w:r w:rsidDel="00000000" w:rsidR="00000000" w:rsidRPr="00000000">
        <w:rPr>
          <w:sz w:val="21"/>
          <w:szCs w:val="21"/>
          <w:rtl w:val="0"/>
        </w:rPr>
        <w:t xml:space="preserve">Despesas do mercado interno: ICMS, frete rodoviário, avarias, seguro de carga, comissão de vendas, outras despesas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RF-HF-005  </w:t>
      </w:r>
      <w:r w:rsidDel="00000000" w:rsidR="00000000" w:rsidRPr="00000000">
        <w:rPr>
          <w:sz w:val="21"/>
          <w:szCs w:val="21"/>
          <w:rtl w:val="0"/>
        </w:rPr>
        <w:t xml:space="preserve">Despesas portuárias de exportação — cada item registrado individualmente: movimentações de pátio, energia/frio porta a porta, scanner, Lar Fee, genset alugado, alteração de set point, quebra de lacre, despesas DHL, honorários do despachante, armazenagem, correção de documentação, transbordos/shifting, demurrage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RF-HF-006  </w:t>
      </w:r>
      <w:r w:rsidDel="00000000" w:rsidR="00000000" w:rsidRPr="00000000">
        <w:rPr>
          <w:sz w:val="21"/>
          <w:szCs w:val="21"/>
          <w:rtl w:val="0"/>
        </w:rPr>
        <w:t xml:space="preserve">Rateio automático de custos compartilhados entre culturas/produtores no mesmo container, baseado em critérios configuráveis: por cultura, por paletes, por caixas, por peso ou por valor proporcional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RF-HF-007  </w:t>
      </w:r>
      <w:r w:rsidDel="00000000" w:rsidR="00000000" w:rsidRPr="00000000">
        <w:rPr>
          <w:sz w:val="21"/>
          <w:szCs w:val="21"/>
          <w:rtl w:val="0"/>
        </w:rPr>
        <w:t xml:space="preserve">Timeline financeira completa do container: data de cada lançamento, responsável, valor e saldo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RF-HF-008  </w:t>
      </w:r>
      <w:sdt>
        <w:sdtPr>
          <w:id w:val="1911718591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Cálculo automático de margem real: receita total − todas as despesas = margem bruta e margem líquida por container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RF-HF-009  </w:t>
      </w:r>
      <w:r w:rsidDel="00000000" w:rsidR="00000000" w:rsidRPr="00000000">
        <w:rPr>
          <w:sz w:val="21"/>
          <w:szCs w:val="21"/>
          <w:rtl w:val="0"/>
        </w:rPr>
        <w:t xml:space="preserve">Integração com Account Sales: ao processar o Account Sale, os valores são importados automaticamente para o histórico do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RF-HF-010  </w:t>
      </w:r>
      <w:r w:rsidDel="00000000" w:rsidR="00000000" w:rsidRPr="00000000">
        <w:rPr>
          <w:sz w:val="21"/>
          <w:szCs w:val="21"/>
          <w:rtl w:val="0"/>
        </w:rPr>
        <w:t xml:space="preserve">Integração com Adiantamentos: saldo de adiantamento do cliente exibido no histórico financeiro da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RF-HF-011  </w:t>
      </w:r>
      <w:r w:rsidDel="00000000" w:rsidR="00000000" w:rsidRPr="00000000">
        <w:rPr>
          <w:sz w:val="21"/>
          <w:szCs w:val="21"/>
          <w:rtl w:val="0"/>
        </w:rPr>
        <w:t xml:space="preserve">Comparação meta vs. realizado: preço negociado no contrato vs. Account Sale recebido — desvios destacados em vermelho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rPr/>
      </w:pPr>
      <w:r w:rsidDel="00000000" w:rsidR="00000000" w:rsidRPr="00000000">
        <w:rPr>
          <w:rtl w:val="0"/>
        </w:rPr>
        <w:t xml:space="preserve">2.19 — Formação de Preço</w:t>
      </w:r>
    </w:p>
    <w:p w:rsidR="00000000" w:rsidDel="00000000" w:rsidP="00000000" w:rsidRDefault="00000000" w:rsidRPr="00000000" w14:paraId="000002D1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Custo total de produção calculado automaticamente — alerta imediato quando preço negociado está abaixo do custo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Este módulo garante que nenhum container seja exportado com prejuízo por falta de informação. Todos os custos acumulados nos módulos de produção, packing e logística são consolidados automaticamente para cálculo do preço mínimo de venda.</w:t>
      </w:r>
    </w:p>
    <w:p w:rsidR="00000000" w:rsidDel="00000000" w:rsidP="00000000" w:rsidRDefault="00000000" w:rsidRPr="00000000" w14:paraId="000002D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RF-FP-001  </w:t>
      </w:r>
      <w:r w:rsidDel="00000000" w:rsidR="00000000" w:rsidRPr="00000000">
        <w:rPr>
          <w:sz w:val="21"/>
          <w:szCs w:val="21"/>
          <w:rtl w:val="0"/>
        </w:rPr>
        <w:t xml:space="preserve">Cálculo automático do custo total de produção, consolidando todos os centros de custo: estufa + transplantio + insumos de campo + mão de obra + frota + packing + logística portuária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RF-FP-002  </w:t>
      </w:r>
      <w:r w:rsidDel="00000000" w:rsidR="00000000" w:rsidRPr="00000000">
        <w:rPr>
          <w:sz w:val="21"/>
          <w:szCs w:val="21"/>
          <w:rtl w:val="0"/>
        </w:rPr>
        <w:t xml:space="preserve">Formação de preço por cultura e por cliente: o mesmo produto pode ter preços mínimos diferentes conforme destino (EUA, Europa, Ásia) por causa de custos de frete e certificação distintos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RF-FP-003  </w:t>
      </w:r>
      <w:r w:rsidDel="00000000" w:rsidR="00000000" w:rsidRPr="00000000">
        <w:rPr>
          <w:sz w:val="21"/>
          <w:szCs w:val="21"/>
          <w:rtl w:val="0"/>
        </w:rPr>
        <w:t xml:space="preserve">Comparação automática do preço mínimo calculado vs. preço negociado no contrato com 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RF-FP-004  </w:t>
      </w:r>
      <w:r w:rsidDel="00000000" w:rsidR="00000000" w:rsidRPr="00000000">
        <w:rPr>
          <w:sz w:val="21"/>
          <w:szCs w:val="21"/>
          <w:rtl w:val="0"/>
        </w:rPr>
        <w:t xml:space="preserve">ALERTA CRÍTICO em vermelho quando o valor negociado está abaixo do custo calculado — com destaque no dashboard e notificação para o gestor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RF-FP-005  </w:t>
      </w:r>
      <w:r w:rsidDel="00000000" w:rsidR="00000000" w:rsidRPr="00000000">
        <w:rPr>
          <w:sz w:val="21"/>
          <w:szCs w:val="21"/>
          <w:rtl w:val="0"/>
        </w:rPr>
        <w:t xml:space="preserve">Simulador de cenários 'What-if': e se o frete aumentar 10%? E se o dólar cair? E se a produtividade cair 15%? O sistema recalcula o preço mínimo instantaneamente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RF-FP-006  </w:t>
      </w:r>
      <w:r w:rsidDel="00000000" w:rsidR="00000000" w:rsidRPr="00000000">
        <w:rPr>
          <w:sz w:val="21"/>
          <w:szCs w:val="21"/>
          <w:rtl w:val="0"/>
        </w:rPr>
        <w:t xml:space="preserve">Impressão e exportação (PDF) da ficha de formação de preço com todos os componentes de custo detalhados — para uso em negociações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RF-FP-007  </w:t>
      </w:r>
      <w:r w:rsidDel="00000000" w:rsidR="00000000" w:rsidRPr="00000000">
        <w:rPr>
          <w:sz w:val="21"/>
          <w:szCs w:val="21"/>
          <w:rtl w:val="0"/>
        </w:rPr>
        <w:t xml:space="preserve">Inclusão de todos os custos na formação: estufa (semente, substrato, energia), transplantio (mão de obra, equipamentos), replantio, insumos (defensivos, fertilizantes, irrigação), mão de obra de campo, frota (combustível, manutenção), packing (mão de obra, embalagens, câmara fria) e logística (frete, porto, despachante)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rPr/>
      </w:pPr>
      <w:r w:rsidDel="00000000" w:rsidR="00000000" w:rsidRPr="00000000">
        <w:rPr>
          <w:rtl w:val="0"/>
        </w:rPr>
        <w:t xml:space="preserve">2.20 — Fiscal e Faturamento</w:t>
      </w:r>
    </w:p>
    <w:p w:rsidR="00000000" w:rsidDel="00000000" w:rsidP="00000000" w:rsidRDefault="00000000" w:rsidRPr="00000000" w14:paraId="000002DC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Emissão automática de NF-e, CT-e e MDF-e integrados ao SEFAZ com contingência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RF-450  </w:t>
      </w:r>
      <w:r w:rsidDel="00000000" w:rsidR="00000000" w:rsidRPr="00000000">
        <w:rPr>
          <w:sz w:val="21"/>
          <w:szCs w:val="21"/>
          <w:rtl w:val="0"/>
        </w:rPr>
        <w:t xml:space="preserve">Emissor de NF-e (produto), CT-e (transporte) e MDF-e (manifesto de carga) com emissão manual e automática baseada em eventos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RF-451  </w:t>
      </w:r>
      <w:r w:rsidDel="00000000" w:rsidR="00000000" w:rsidRPr="00000000">
        <w:rPr>
          <w:sz w:val="21"/>
          <w:szCs w:val="21"/>
          <w:rtl w:val="0"/>
        </w:rPr>
        <w:t xml:space="preserve">Leitor e importação de XML de NF-e de fornecedores para entrada automática no estoque e no contas a pagar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RF-452  </w:t>
      </w:r>
      <w:r w:rsidDel="00000000" w:rsidR="00000000" w:rsidRPr="00000000">
        <w:rPr>
          <w:sz w:val="21"/>
          <w:szCs w:val="21"/>
          <w:rtl w:val="0"/>
        </w:rPr>
        <w:t xml:space="preserve">Gestão de certificado digital A1 e A3 com controle de vencimento e alerta automático 60 dias 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RF-453  </w:t>
      </w:r>
      <w:r w:rsidDel="00000000" w:rsidR="00000000" w:rsidRPr="00000000">
        <w:rPr>
          <w:sz w:val="21"/>
          <w:szCs w:val="21"/>
          <w:rtl w:val="0"/>
        </w:rPr>
        <w:t xml:space="preserve">Parametrização fiscal completa: CFOP, CST, CSOSN, NCM, alíquotas ICMS/IPI/PIS/COFINS, regimes tributários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RF-454  </w:t>
      </w:r>
      <w:r w:rsidDel="00000000" w:rsidR="00000000" w:rsidRPr="00000000">
        <w:rPr>
          <w:sz w:val="21"/>
          <w:szCs w:val="21"/>
          <w:rtl w:val="0"/>
        </w:rPr>
        <w:t xml:space="preserve">Invoice de exportação em inglês/espanhol com campos específicos: Incoterm, porto, moeda, forma de pagamento e dados do importador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RF-455  </w:t>
      </w:r>
      <w:r w:rsidDel="00000000" w:rsidR="00000000" w:rsidRPr="00000000">
        <w:rPr>
          <w:sz w:val="21"/>
          <w:szCs w:val="21"/>
          <w:rtl w:val="0"/>
        </w:rPr>
        <w:t xml:space="preserve">Relatórios fiscais: livros de entradas, saídas, apuração de ICMS/PIS/COFINS, SPED 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RF-456  </w:t>
      </w:r>
      <w:r w:rsidDel="00000000" w:rsidR="00000000" w:rsidRPr="00000000">
        <w:rPr>
          <w:sz w:val="21"/>
          <w:szCs w:val="21"/>
          <w:rtl w:val="0"/>
        </w:rPr>
        <w:t xml:space="preserve">Comunicação completa com SEFAZ: envio, consulta de status, cancelamento, inutilização e carta de correção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RF-457  </w:t>
      </w:r>
      <w:r w:rsidDel="00000000" w:rsidR="00000000" w:rsidRPr="00000000">
        <w:rPr>
          <w:sz w:val="21"/>
          <w:szCs w:val="21"/>
          <w:rtl w:val="0"/>
        </w:rPr>
        <w:t xml:space="preserve">Reenvio automático de XML em caso de falha de comunicação com SEFAZ + modo de contingência offline (SVC-AN)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RF-458  </w:t>
      </w:r>
      <w:r w:rsidDel="00000000" w:rsidR="00000000" w:rsidRPr="00000000">
        <w:rPr>
          <w:sz w:val="21"/>
          <w:szCs w:val="21"/>
          <w:rtl w:val="0"/>
        </w:rPr>
        <w:t xml:space="preserve">Emissão automática baseada em eventos: carregamento de container gera MDF-e; transporte gera CT-e; expedição da fazenda gera NF-e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rPr/>
      </w:pPr>
      <w:r w:rsidDel="00000000" w:rsidR="00000000" w:rsidRPr="00000000">
        <w:rPr>
          <w:rtl w:val="0"/>
        </w:rPr>
        <w:t xml:space="preserve">2.21 — CRM e Vendas</w:t>
      </w:r>
    </w:p>
    <w:p w:rsidR="00000000" w:rsidDel="00000000" w:rsidP="00000000" w:rsidRDefault="00000000" w:rsidRPr="00000000" w14:paraId="000002E8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Funil de vendas internacional com histórico de compras, performance por cliente e regras comerciais por 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RF-550  </w:t>
      </w:r>
      <w:sdt>
        <w:sdtPr>
          <w:id w:val="-170867546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Funil de vendas com estágios configuráveis: Prospecção → Proposta → Negociação → Contrato → Ativo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RF-551  </w:t>
      </w:r>
      <w:r w:rsidDel="00000000" w:rsidR="00000000" w:rsidRPr="00000000">
        <w:rPr>
          <w:sz w:val="21"/>
          <w:szCs w:val="21"/>
          <w:rtl w:val="0"/>
        </w:rPr>
        <w:t xml:space="preserve">Pedidos e orçamentos com status de aprovação, vinculação ao cliente e histórico de versões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RF-552  </w:t>
      </w:r>
      <w:r w:rsidDel="00000000" w:rsidR="00000000" w:rsidRPr="00000000">
        <w:rPr>
          <w:sz w:val="21"/>
          <w:szCs w:val="21"/>
          <w:rtl w:val="0"/>
        </w:rPr>
        <w:t xml:space="preserve">Tabelas de preço por cultura, calibre, destino e moeda — com versionamento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RF-553  </w:t>
      </w:r>
      <w:r w:rsidDel="00000000" w:rsidR="00000000" w:rsidRPr="00000000">
        <w:rPr>
          <w:sz w:val="21"/>
          <w:szCs w:val="21"/>
          <w:rtl w:val="0"/>
        </w:rPr>
        <w:t xml:space="preserve">Histórico completo de compras por cliente: volumes, preços, qualidade, reclamações e limite de crédito utilizado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RF-554  </w:t>
      </w:r>
      <w:r w:rsidDel="00000000" w:rsidR="00000000" w:rsidRPr="00000000">
        <w:rPr>
          <w:sz w:val="21"/>
          <w:szCs w:val="21"/>
          <w:rtl w:val="0"/>
        </w:rPr>
        <w:t xml:space="preserve">Dashboard comercial com ranking de clientes por volume e receita, pipeline de vendas e previsão de faturamento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RF-555  </w:t>
      </w:r>
      <w:r w:rsidDel="00000000" w:rsidR="00000000" w:rsidRPr="00000000">
        <w:rPr>
          <w:sz w:val="21"/>
          <w:szCs w:val="21"/>
          <w:rtl w:val="0"/>
        </w:rPr>
        <w:t xml:space="preserve">Campo 'Moeda Padrão do Cliente' vinculado a todas as invoices geradas — elimina erros de moeda na exportação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RF-556  </w:t>
      </w:r>
      <w:r w:rsidDel="00000000" w:rsidR="00000000" w:rsidRPr="00000000">
        <w:rPr>
          <w:sz w:val="21"/>
          <w:szCs w:val="21"/>
          <w:rtl w:val="0"/>
        </w:rPr>
        <w:t xml:space="preserve">Campo 'Porto de Destino' padrão por cliente com possibilidade de alterar por embarque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RF-557  </w:t>
      </w:r>
      <w:r w:rsidDel="00000000" w:rsidR="00000000" w:rsidRPr="00000000">
        <w:rPr>
          <w:sz w:val="21"/>
          <w:szCs w:val="21"/>
          <w:rtl w:val="0"/>
        </w:rPr>
        <w:t xml:space="preserve">Criação rápida de porto de destino diretamente na tela de CRM ou de exportação, sem sair do fluxo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RF-558  </w:t>
      </w:r>
      <w:r w:rsidDel="00000000" w:rsidR="00000000" w:rsidRPr="00000000">
        <w:rPr>
          <w:sz w:val="21"/>
          <w:szCs w:val="21"/>
          <w:rtl w:val="0"/>
        </w:rPr>
        <w:t xml:space="preserve">Histórico de performance por cliente: sazonalidade de compras, produtos preferidos, qualidade recebida, reclamações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RF-559  </w:t>
      </w:r>
      <w:r w:rsidDel="00000000" w:rsidR="00000000" w:rsidRPr="00000000">
        <w:rPr>
          <w:sz w:val="21"/>
          <w:szCs w:val="21"/>
          <w:rtl w:val="0"/>
        </w:rPr>
        <w:t xml:space="preserve">Regras comerciais por destino: exigências de certificação (GLOBALG.A.P., BRC, Orgânico), padrões de embalagem, documentação específica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RF-560  </w:t>
      </w:r>
      <w:r w:rsidDel="00000000" w:rsidR="00000000" w:rsidRPr="00000000">
        <w:rPr>
          <w:sz w:val="21"/>
          <w:szCs w:val="21"/>
          <w:rtl w:val="0"/>
        </w:rPr>
        <w:t xml:space="preserve">Integração com histórico de exportações: ao abrir o cadastro do cliente, o sistema exibe todos os containers já embarcados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rPr/>
      </w:pPr>
      <w:r w:rsidDel="00000000" w:rsidR="00000000" w:rsidRPr="00000000">
        <w:rPr>
          <w:rtl w:val="0"/>
        </w:rPr>
        <w:t xml:space="preserve">2.22 — Certificações e Compliance</w:t>
      </w:r>
    </w:p>
    <w:p w:rsidR="00000000" w:rsidDel="00000000" w:rsidP="00000000" w:rsidRDefault="00000000" w:rsidRPr="00000000" w14:paraId="000002F6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Gestão integrada de GLOBALG.A.P., BRC, ISO, Orgânico, Fair Trade e SEDEX com checklists e NCs automáticas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módulo de certificações centraliza todos os requisitos de conformidade exigidos pelos clientes internacionais. Os checklists são integrados ao caderno de campo, ao packing e ao histórico de insumos, facilitando auditorias sem retrabalho.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2F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a5c2a"/>
                <w:sz w:val="23"/>
                <w:szCs w:val="23"/>
                <w:rtl w:val="0"/>
              </w:rPr>
              <w:t xml:space="preserve">Certificações Suportadas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GLOBALG.A.P. IFA v6 — Integrated Farm Assurance (padrão internacional de boas práticas agrícolas)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GRASP — GLOBALG.A.P. Risk Assessment on Social Practice (responsabilidade social)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Orgânico (Lei Federal 10.831/2003 + MAPA) — produção sem agroquímicos sintéticos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ISO 9001 — Sistema de Gestão da Qualidade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ISO 14001 — Sistema de Gestão Ambiental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ISO 22000 — Segurança de Alimentos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BRC Global Standard for Food Safety (British Retail Consortium)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Fair Trade — comércio justo com foco em trabalhadores rurais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50" w:before="50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• SEDEX/SMETA — auditoria ética de fornecedores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RF-CC-001  </w:t>
      </w:r>
      <w:r w:rsidDel="00000000" w:rsidR="00000000" w:rsidRPr="00000000">
        <w:rPr>
          <w:sz w:val="21"/>
          <w:szCs w:val="21"/>
          <w:rtl w:val="0"/>
        </w:rPr>
        <w:t xml:space="preserve">Checklists completos para cada certificação com todas as questões obrigatórias, evidências esperadas e referência ao item da norma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RF-CC-002  </w:t>
      </w:r>
      <w:r w:rsidDel="00000000" w:rsidR="00000000" w:rsidRPr="00000000">
        <w:rPr>
          <w:sz w:val="21"/>
          <w:szCs w:val="21"/>
          <w:rtl w:val="0"/>
        </w:rPr>
        <w:t xml:space="preserve">Lista Mestra de Documentos com controle de versão, responsável pelo documento, data de revisão e próxima revisão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RF-CC-003  </w:t>
      </w:r>
      <w:r w:rsidDel="00000000" w:rsidR="00000000" w:rsidRPr="00000000">
        <w:rPr>
          <w:sz w:val="21"/>
          <w:szCs w:val="21"/>
          <w:rtl w:val="0"/>
        </w:rPr>
        <w:t xml:space="preserve">Gestão de evidências: cada item do checklist pode receber fotos, PDFs, planilhas e vídeos como comprovação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RF-CC-004  </w:t>
      </w:r>
      <w:r w:rsidDel="00000000" w:rsidR="00000000" w:rsidRPr="00000000">
        <w:rPr>
          <w:sz w:val="21"/>
          <w:szCs w:val="21"/>
          <w:rtl w:val="0"/>
        </w:rPr>
        <w:t xml:space="preserve">Não conformidades (NC): abertura automática quando item do checklist é marcado como não conforme, com prazo de correção, responsável e ação corretiva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RF-CC-005  </w:t>
      </w:r>
      <w:r w:rsidDel="00000000" w:rsidR="00000000" w:rsidRPr="00000000">
        <w:rPr>
          <w:sz w:val="21"/>
          <w:szCs w:val="21"/>
          <w:rtl w:val="0"/>
        </w:rPr>
        <w:t xml:space="preserve">Auditorias internas com planejamento, execução, registro de observações e acompanhamento de NCs abertas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RF-CC-006  </w:t>
      </w:r>
      <w:r w:rsidDel="00000000" w:rsidR="00000000" w:rsidRPr="00000000">
        <w:rPr>
          <w:sz w:val="21"/>
          <w:szCs w:val="21"/>
          <w:rtl w:val="0"/>
        </w:rPr>
        <w:t xml:space="preserve">Calendário de auditorias: internas (planejadas), externas (certificadoras) e de segunda parte (clientes) com notificações automáticas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RF-CC-007  </w:t>
      </w:r>
      <w:sdt>
        <w:sdtPr>
          <w:id w:val="-138611239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Workflow de aprovação de documentos: elaboração → revisão → aprovação → publicação. Documentos sem aprovação formal não aparecem na lista mestra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RF-CC-008  </w:t>
      </w:r>
      <w:r w:rsidDel="00000000" w:rsidR="00000000" w:rsidRPr="00000000">
        <w:rPr>
          <w:sz w:val="21"/>
          <w:szCs w:val="21"/>
          <w:rtl w:val="0"/>
        </w:rPr>
        <w:t xml:space="preserve">Histórico completo de revisões de cada documento com quem alterou, quando e o que mudou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RF-CC-009  </w:t>
      </w:r>
      <w:r w:rsidDel="00000000" w:rsidR="00000000" w:rsidRPr="00000000">
        <w:rPr>
          <w:sz w:val="21"/>
          <w:szCs w:val="21"/>
          <w:rtl w:val="0"/>
        </w:rPr>
        <w:t xml:space="preserve">Rastreabilidade avançada para auditorias: qualquer auditor pode pesquisar o histórico de qualquer talhão, produto ou 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RF-CC-010  </w:t>
      </w:r>
      <w:r w:rsidDel="00000000" w:rsidR="00000000" w:rsidRPr="00000000">
        <w:rPr>
          <w:sz w:val="21"/>
          <w:szCs w:val="21"/>
          <w:rtl w:val="0"/>
        </w:rPr>
        <w:t xml:space="preserve">Alertas automáticos de vencimento de certificados com 90, 60 e 30 dias de antecedência para o responsável e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rPr/>
      </w:pPr>
      <w:r w:rsidDel="00000000" w:rsidR="00000000" w:rsidRPr="00000000">
        <w:rPr>
          <w:rtl w:val="0"/>
        </w:rPr>
        <w:t xml:space="preserve">2.23 — Sustentabilidade e Métrica de Carbono</w:t>
      </w:r>
    </w:p>
    <w:p w:rsidR="00000000" w:rsidDel="00000000" w:rsidP="00000000" w:rsidRDefault="00000000" w:rsidRPr="00000000" w14:paraId="0000030F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Cálculo automático da pegada de carbono por talhão e por kg produzido — exportação para Cool Farm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Com as exigências crescentes de mercados europeus por relatórios de sustentabilidade, este módulo coleta dados operacionais já registrados no sistema (uso de fertilizantes, combustível, energia, irrigação) e calcula automaticamente as emissões de CO₂ equivalente.</w:t>
      </w:r>
    </w:p>
    <w:p w:rsidR="00000000" w:rsidDel="00000000" w:rsidP="00000000" w:rsidRDefault="00000000" w:rsidRPr="00000000" w14:paraId="0000031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RF-CARB-001  </w:t>
      </w:r>
      <w:r w:rsidDel="00000000" w:rsidR="00000000" w:rsidRPr="00000000">
        <w:rPr>
          <w:sz w:val="21"/>
          <w:szCs w:val="21"/>
          <w:rtl w:val="0"/>
        </w:rPr>
        <w:t xml:space="preserve">Cadastro de fontes de emissão configuráveis: diesel, gasolina, GLP, energia elétrica, fertilizantes nitrogenados, defensivos, plásticos agrícolas, compostagem/fermentação, irrigação (bombeamento), transporte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RF-CARB-002  </w:t>
      </w:r>
      <w:r w:rsidDel="00000000" w:rsidR="00000000" w:rsidRPr="00000000">
        <w:rPr>
          <w:sz w:val="21"/>
          <w:szCs w:val="21"/>
          <w:rtl w:val="0"/>
        </w:rPr>
        <w:t xml:space="preserve">Registro operacional automático via integração com os módulos de produção, almoxarifado, frota e packing — sem necessidade de lançamento duplicado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RF-CARB-003  </w:t>
      </w:r>
      <w:r w:rsidDel="00000000" w:rsidR="00000000" w:rsidRPr="00000000">
        <w:rPr>
          <w:sz w:val="21"/>
          <w:szCs w:val="21"/>
          <w:rtl w:val="0"/>
        </w:rPr>
        <w:t xml:space="preserve">Cálculo da Pegada de Carbono (CO₂ equivalente) usando metodologias reconhecidas internacionalmente: Cool Farm Tool (CFT), GHG Protocol (Scope 1, 2 e 3), ISO 14064 e IPCC TIER 1 &amp;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RF-CARB-004  </w:t>
      </w:r>
      <w:r w:rsidDel="00000000" w:rsidR="00000000" w:rsidRPr="00000000">
        <w:rPr>
          <w:sz w:val="21"/>
          <w:szCs w:val="21"/>
          <w:rtl w:val="0"/>
        </w:rPr>
        <w:t xml:space="preserve">Exportação automática de dados para a plataforma Cool Farm Tool via integração direta — elimina transcrição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RF-CARB-005  </w:t>
      </w:r>
      <w:r w:rsidDel="00000000" w:rsidR="00000000" w:rsidRPr="00000000">
        <w:rPr>
          <w:sz w:val="21"/>
          <w:szCs w:val="21"/>
          <w:rtl w:val="0"/>
        </w:rPr>
        <w:t xml:space="preserve">Relatório de Emissões com visão consolidada e detalhada: total da propriedade, por talhão, por cultura, por kg produzido e comparativo ano a 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RF-CARB-006  </w:t>
      </w:r>
      <w:r w:rsidDel="00000000" w:rsidR="00000000" w:rsidRPr="00000000">
        <w:rPr>
          <w:sz w:val="21"/>
          <w:szCs w:val="21"/>
          <w:rtl w:val="0"/>
        </w:rPr>
        <w:t xml:space="preserve">Plano de ação para redução de emissões: metas configuráveis, responsáveis, ações e prazo — acompanhamento de progresso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RF-CARB-007  </w:t>
      </w:r>
      <w:r w:rsidDel="00000000" w:rsidR="00000000" w:rsidRPr="00000000">
        <w:rPr>
          <w:sz w:val="21"/>
          <w:szCs w:val="21"/>
          <w:rtl w:val="0"/>
        </w:rPr>
        <w:t xml:space="preserve">Histórico e evidências exportáveis para auditorias de certificação ambiental e relatórios ESG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RF-CARB-008  </w:t>
      </w:r>
      <w:r w:rsidDel="00000000" w:rsidR="00000000" w:rsidRPr="00000000">
        <w:rPr>
          <w:sz w:val="21"/>
          <w:szCs w:val="21"/>
          <w:rtl w:val="0"/>
        </w:rPr>
        <w:t xml:space="preserve">Integração com GLOBALG.A.P.: os dados de carbono alimentam automaticamente o checklist de sustentabilidade da certificação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RF-CARB-009  </w:t>
      </w:r>
      <w:r w:rsidDel="00000000" w:rsidR="00000000" w:rsidRPr="00000000">
        <w:rPr>
          <w:sz w:val="21"/>
          <w:szCs w:val="21"/>
          <w:rtl w:val="0"/>
        </w:rPr>
        <w:t xml:space="preserve">Dashboards de sustentabilidade: uso de água, energia, emissões de carbono, gestão de resíduos — comparativos vs. metas e vs. média do setor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RF-CARB-010  </w:t>
      </w:r>
      <w:r w:rsidDel="00000000" w:rsidR="00000000" w:rsidRPr="00000000">
        <w:rPr>
          <w:sz w:val="21"/>
          <w:szCs w:val="21"/>
          <w:rtl w:val="0"/>
        </w:rPr>
        <w:t xml:space="preserve">Banco de dados de fatores de emissão atualizado: IPCC, MCTI (Ministério de Ciência e Tecnologia) e ANEEL para cálculo preciso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RF-CARB-011  </w:t>
      </w:r>
      <w:r w:rsidDel="00000000" w:rsidR="00000000" w:rsidRPr="00000000">
        <w:rPr>
          <w:sz w:val="21"/>
          <w:szCs w:val="21"/>
          <w:rtl w:val="0"/>
        </w:rPr>
        <w:t xml:space="preserve">Controle integrado de água, energia e resíduos com indicadores de eficiência por talhão e safra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RF-CARB-012  </w:t>
      </w:r>
      <w:r w:rsidDel="00000000" w:rsidR="00000000" w:rsidRPr="00000000">
        <w:rPr>
          <w:sz w:val="21"/>
          <w:szCs w:val="21"/>
          <w:rtl w:val="0"/>
        </w:rPr>
        <w:t xml:space="preserve">Gestão de fertilizantes e defensivos por kg produzido — indicador de intensidade de insumo para comparação de eficiência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rPr/>
      </w:pPr>
      <w:r w:rsidDel="00000000" w:rsidR="00000000" w:rsidRPr="00000000">
        <w:rPr>
          <w:rtl w:val="0"/>
        </w:rPr>
        <w:t xml:space="preserve">2.24 — Recursos Humanos</w:t>
      </w:r>
    </w:p>
    <w:p w:rsidR="00000000" w:rsidDel="00000000" w:rsidP="00000000" w:rsidRDefault="00000000" w:rsidRPr="00000000" w14:paraId="0000031F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Gestão completa do trabalhador rural — ponto eletrônico, folha de pagamento e controle de saúde 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RF-600  </w:t>
      </w:r>
      <w:r w:rsidDel="00000000" w:rsidR="00000000" w:rsidRPr="00000000">
        <w:rPr>
          <w:sz w:val="21"/>
          <w:szCs w:val="21"/>
          <w:rtl w:val="0"/>
        </w:rPr>
        <w:t xml:space="preserve">Cadastro completo do funcionário: dados pessoais, documentos, função, regime de trabalho (CLT, temporário, autônomo), salário e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RF-601  </w:t>
      </w:r>
      <w:r w:rsidDel="00000000" w:rsidR="00000000" w:rsidRPr="00000000">
        <w:rPr>
          <w:sz w:val="21"/>
          <w:szCs w:val="21"/>
          <w:rtl w:val="0"/>
        </w:rPr>
        <w:t xml:space="preserve">Ponto eletrônico com múltiplos tipos de marcação: relógio biométrico, app mobile (geolocalizado), registro manual com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RF-602  </w:t>
      </w:r>
      <w:r w:rsidDel="00000000" w:rsidR="00000000" w:rsidRPr="00000000">
        <w:rPr>
          <w:sz w:val="21"/>
          <w:szCs w:val="21"/>
          <w:rtl w:val="0"/>
        </w:rPr>
        <w:t xml:space="preserve">Controle de férias com saldo atualizado, programação, aprovação e integração com a folha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RF-602B  </w:t>
      </w:r>
      <w:r w:rsidDel="00000000" w:rsidR="00000000" w:rsidRPr="00000000">
        <w:rPr>
          <w:sz w:val="21"/>
          <w:szCs w:val="21"/>
          <w:rtl w:val="0"/>
        </w:rPr>
        <w:t xml:space="preserve">Afastamentos e atestados: registro, CID, dias de afastamento, comunicação ao eSocial quando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RF-603  </w:t>
      </w:r>
      <w:r w:rsidDel="00000000" w:rsidR="00000000" w:rsidRPr="00000000">
        <w:rPr>
          <w:sz w:val="21"/>
          <w:szCs w:val="21"/>
          <w:rtl w:val="0"/>
        </w:rPr>
        <w:t xml:space="preserve">Folha de pagamento: cálculo automático de horas normais, extras, adicionais noturnos, insalubridade, periculosidade, descontos e líquido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RF-604  </w:t>
      </w:r>
      <w:r w:rsidDel="00000000" w:rsidR="00000000" w:rsidRPr="00000000">
        <w:rPr>
          <w:sz w:val="21"/>
          <w:szCs w:val="21"/>
          <w:rtl w:val="0"/>
        </w:rPr>
        <w:t xml:space="preserve">EPI (Equipamento de Proteção Individual): controle de entrega por função, assinatura de recebimento, validade e substituição obrigatória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RF-604B  </w:t>
      </w:r>
      <w:r w:rsidDel="00000000" w:rsidR="00000000" w:rsidRPr="00000000">
        <w:rPr>
          <w:sz w:val="21"/>
          <w:szCs w:val="21"/>
          <w:rtl w:val="0"/>
        </w:rPr>
        <w:t xml:space="preserve">CIPA: controle de membros, mandato, reuniões e 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RF-605  </w:t>
      </w:r>
      <w:r w:rsidDel="00000000" w:rsidR="00000000" w:rsidRPr="00000000">
        <w:rPr>
          <w:sz w:val="21"/>
          <w:szCs w:val="21"/>
          <w:rtl w:val="0"/>
        </w:rPr>
        <w:t xml:space="preserve">Exames médicos obrigatórios (ASO): admissional, periódico, mudança de função e demissional — com alerta de vencimento por funcionário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RF-606  </w:t>
      </w:r>
      <w:r w:rsidDel="00000000" w:rsidR="00000000" w:rsidRPr="00000000">
        <w:rPr>
          <w:sz w:val="21"/>
          <w:szCs w:val="21"/>
          <w:rtl w:val="0"/>
        </w:rPr>
        <w:t xml:space="preserve">Treinamentos: planejamento anual, execução, lista de presença digital, aproveitamento e certificado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RF-607  </w:t>
      </w:r>
      <w:r w:rsidDel="00000000" w:rsidR="00000000" w:rsidRPr="00000000">
        <w:rPr>
          <w:sz w:val="21"/>
          <w:szCs w:val="21"/>
          <w:rtl w:val="0"/>
        </w:rPr>
        <w:t xml:space="preserve">Avaliações de desempenho com critérios configuráveis, feedback do avaliador e acompanhamento de metas individuais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rPr/>
      </w:pPr>
      <w:r w:rsidDel="00000000" w:rsidR="00000000" w:rsidRPr="00000000">
        <w:rPr>
          <w:rtl w:val="0"/>
        </w:rPr>
        <w:t xml:space="preserve">2.25 — Portais Externos</w:t>
      </w:r>
    </w:p>
    <w:p w:rsidR="00000000" w:rsidDel="00000000" w:rsidP="00000000" w:rsidRDefault="00000000" w:rsidRPr="00000000" w14:paraId="0000032C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Transparência total para produtores, clientes, fornecedores e despachantes — cada um vê só o que é seu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Os portais externos oferecem acesso controlado a parceiros externos sem compartilhar o sistema completo. Cada portal tem interface específica e permissões restritas.</w:t>
      </w:r>
    </w:p>
    <w:p w:rsidR="00000000" w:rsidDel="00000000" w:rsidP="00000000" w:rsidRDefault="00000000" w:rsidRPr="00000000" w14:paraId="0000032E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Portal do Produtor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RF-650  </w:t>
      </w:r>
      <w:r w:rsidDel="00000000" w:rsidR="00000000" w:rsidRPr="00000000">
        <w:rPr>
          <w:sz w:val="21"/>
          <w:szCs w:val="21"/>
          <w:rtl w:val="0"/>
        </w:rPr>
        <w:t xml:space="preserve">Acesso seguro com login individual e autenticação 2FA para produtores cooperados e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RF-651  </w:t>
      </w:r>
      <w:r w:rsidDel="00000000" w:rsidR="00000000" w:rsidRPr="00000000">
        <w:rPr>
          <w:sz w:val="21"/>
          <w:szCs w:val="21"/>
          <w:rtl w:val="0"/>
        </w:rPr>
        <w:t xml:space="preserve">Extrato de conta corrente com todos os lançamentos detalhados: empréstimos, devoluções, receitas e custos rateados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RF-652  </w:t>
      </w:r>
      <w:r w:rsidDel="00000000" w:rsidR="00000000" w:rsidRPr="00000000">
        <w:rPr>
          <w:sz w:val="21"/>
          <w:szCs w:val="21"/>
          <w:rtl w:val="0"/>
        </w:rPr>
        <w:t xml:space="preserve">Informações da safra em andamento: área plantada, status das ordens de serviço, previsão de colheita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RF-653  </w:t>
      </w:r>
      <w:r w:rsidDel="00000000" w:rsidR="00000000" w:rsidRPr="00000000">
        <w:rPr>
          <w:sz w:val="21"/>
          <w:szCs w:val="21"/>
          <w:rtl w:val="0"/>
        </w:rPr>
        <w:t xml:space="preserve">Produtividade histórica e da safra atual por talhão com comparativo vs. média e vs. 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RF-654  </w:t>
      </w:r>
      <w:r w:rsidDel="00000000" w:rsidR="00000000" w:rsidRPr="00000000">
        <w:rPr>
          <w:sz w:val="21"/>
          <w:szCs w:val="21"/>
          <w:rtl w:val="0"/>
        </w:rPr>
        <w:t xml:space="preserve">Participação nos containers: quais containers têm fruta do produtor, status do embarque e previsão de chegada ao 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RF-655  </w:t>
      </w:r>
      <w:r w:rsidDel="00000000" w:rsidR="00000000" w:rsidRPr="00000000">
        <w:rPr>
          <w:sz w:val="21"/>
          <w:szCs w:val="21"/>
          <w:rtl w:val="0"/>
        </w:rPr>
        <w:t xml:space="preserve">Receitas líquidas projetadas e realizadas com base no Account Sales recebido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RF-656  </w:t>
      </w:r>
      <w:r w:rsidDel="00000000" w:rsidR="00000000" w:rsidRPr="00000000">
        <w:rPr>
          <w:sz w:val="21"/>
          <w:szCs w:val="21"/>
          <w:rtl w:val="0"/>
        </w:rPr>
        <w:t xml:space="preserve">Custos rateados detalhados: cada item de custo desdobrado com o critério de rateio utilizado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Portal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RF-660  </w:t>
      </w:r>
      <w:r w:rsidDel="00000000" w:rsidR="00000000" w:rsidRPr="00000000">
        <w:rPr>
          <w:sz w:val="21"/>
          <w:szCs w:val="21"/>
          <w:rtl w:val="0"/>
        </w:rPr>
        <w:t xml:space="preserve">Pedidos em aberto e histórico de pedidos com status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RF-661  </w:t>
      </w:r>
      <w:sdt>
        <w:sdtPr>
          <w:id w:val="-65859274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Timeline completa do pedido: Produção confirmada → Colheita → Packing → Gate-in → Navio embarcado → Em trânsito → Chegada ao destino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RF-662  </w:t>
      </w:r>
      <w:r w:rsidDel="00000000" w:rsidR="00000000" w:rsidRPr="00000000">
        <w:rPr>
          <w:sz w:val="21"/>
          <w:szCs w:val="21"/>
          <w:rtl w:val="0"/>
        </w:rPr>
        <w:t xml:space="preserve">Documentos de exportação disponíveis para download: Invoice, Packing List, Certificado Fitossanitário, BL,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RF-663  </w:t>
      </w:r>
      <w:r w:rsidDel="00000000" w:rsidR="00000000" w:rsidRPr="00000000">
        <w:rPr>
          <w:sz w:val="21"/>
          <w:szCs w:val="21"/>
          <w:rtl w:val="0"/>
        </w:rPr>
        <w:t xml:space="preserve">Faturas e invoices com histórico de pagamentos e saldo em aberto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RF-664  </w:t>
      </w:r>
      <w:r w:rsidDel="00000000" w:rsidR="00000000" w:rsidRPr="00000000">
        <w:rPr>
          <w:sz w:val="21"/>
          <w:szCs w:val="21"/>
          <w:rtl w:val="0"/>
        </w:rPr>
        <w:t xml:space="preserve">Relatórios de qualidade por container com parâmetros, fotos e classificação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RF-665  </w:t>
      </w:r>
      <w:r w:rsidDel="00000000" w:rsidR="00000000" w:rsidRPr="00000000">
        <w:rPr>
          <w:sz w:val="21"/>
          <w:szCs w:val="21"/>
          <w:rtl w:val="0"/>
        </w:rPr>
        <w:t xml:space="preserve">Histórico financeiro: todas as transações, descontos e acertos comerciais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RF-666  </w:t>
      </w:r>
      <w:r w:rsidDel="00000000" w:rsidR="00000000" w:rsidRPr="00000000">
        <w:rPr>
          <w:sz w:val="21"/>
          <w:szCs w:val="21"/>
          <w:rtl w:val="0"/>
        </w:rPr>
        <w:t xml:space="preserve">Saldo de adiantamento atualizado em tempo real com histórico de abatimentos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RF-667  </w:t>
      </w:r>
      <w:r w:rsidDel="00000000" w:rsidR="00000000" w:rsidRPr="00000000">
        <w:rPr>
          <w:sz w:val="21"/>
          <w:szCs w:val="21"/>
          <w:rtl w:val="0"/>
        </w:rPr>
        <w:t xml:space="preserve">Tracking marítimo: posição atual do navio no mapa, ETA atualizado e alertas de desvio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RF-668  </w:t>
      </w:r>
      <w:r w:rsidDel="00000000" w:rsidR="00000000" w:rsidRPr="00000000">
        <w:rPr>
          <w:sz w:val="21"/>
          <w:szCs w:val="21"/>
          <w:rtl w:val="0"/>
        </w:rPr>
        <w:t xml:space="preserve">Chat integrado com a equipe de exportação — histórico de mensagens preservado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Portal do Fornecedor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RF-670  </w:t>
      </w:r>
      <w:r w:rsidDel="00000000" w:rsidR="00000000" w:rsidRPr="00000000">
        <w:rPr>
          <w:sz w:val="21"/>
          <w:szCs w:val="21"/>
          <w:rtl w:val="0"/>
        </w:rPr>
        <w:t xml:space="preserve">Consulta e resposta de cotações enviadas pela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RF-671  </w:t>
      </w:r>
      <w:r w:rsidDel="00000000" w:rsidR="00000000" w:rsidRPr="00000000">
        <w:rPr>
          <w:sz w:val="21"/>
          <w:szCs w:val="21"/>
          <w:rtl w:val="0"/>
        </w:rPr>
        <w:t xml:space="preserve">Pedidos de compra em aberto com detalhes de itens, quantidades e prazo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RF-672  </w:t>
      </w:r>
      <w:r w:rsidDel="00000000" w:rsidR="00000000" w:rsidRPr="00000000">
        <w:rPr>
          <w:sz w:val="21"/>
          <w:szCs w:val="21"/>
          <w:rtl w:val="0"/>
        </w:rPr>
        <w:t xml:space="preserve">Confirmação de entrega e upload de documentos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RF-673  </w:t>
      </w:r>
      <w:r w:rsidDel="00000000" w:rsidR="00000000" w:rsidRPr="00000000">
        <w:rPr>
          <w:sz w:val="21"/>
          <w:szCs w:val="21"/>
          <w:rtl w:val="0"/>
        </w:rPr>
        <w:t xml:space="preserve">Upload de notas fiscais (XML e DANFE) diretamente no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RF-674  </w:t>
      </w:r>
      <w:r w:rsidDel="00000000" w:rsidR="00000000" w:rsidRPr="00000000">
        <w:rPr>
          <w:sz w:val="21"/>
          <w:szCs w:val="21"/>
          <w:rtl w:val="0"/>
        </w:rPr>
        <w:t xml:space="preserve">Avaliação de qualidade recebida pela empresa com histórico de 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Portal do Despachante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RF-680  </w:t>
      </w:r>
      <w:r w:rsidDel="00000000" w:rsidR="00000000" w:rsidRPr="00000000">
        <w:rPr>
          <w:sz w:val="21"/>
          <w:szCs w:val="21"/>
          <w:rtl w:val="0"/>
        </w:rPr>
        <w:t xml:space="preserve">Upload de documentos de exportação: Certificado Fitossanitário, PTV, DUE (Declaração Única de Exportação), CO (Certificado de Origem), BL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RF-681  </w:t>
      </w:r>
      <w:r w:rsidDel="00000000" w:rsidR="00000000" w:rsidRPr="00000000">
        <w:rPr>
          <w:sz w:val="21"/>
          <w:szCs w:val="21"/>
          <w:rtl w:val="0"/>
        </w:rPr>
        <w:t xml:space="preserve">Validação automática de versões: sistema alerta quando é enviada uma versão desatualizada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RF-682  </w:t>
      </w:r>
      <w:r w:rsidDel="00000000" w:rsidR="00000000" w:rsidRPr="00000000">
        <w:rPr>
          <w:sz w:val="21"/>
          <w:szCs w:val="21"/>
          <w:rtl w:val="0"/>
        </w:rPr>
        <w:t xml:space="preserve">Integração com a timeline do container: upload do documento atualiza automaticamente o status na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RF-683  </w:t>
      </w:r>
      <w:r w:rsidDel="00000000" w:rsidR="00000000" w:rsidRPr="00000000">
        <w:rPr>
          <w:sz w:val="21"/>
          <w:szCs w:val="21"/>
          <w:rtl w:val="0"/>
        </w:rPr>
        <w:t xml:space="preserve">Notificação automática ao financeiro ao finalizar o upload de documentos que liberam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rPr/>
      </w:pPr>
      <w:r w:rsidDel="00000000" w:rsidR="00000000" w:rsidRPr="00000000">
        <w:rPr>
          <w:rtl w:val="0"/>
        </w:rPr>
        <w:t xml:space="preserve">2.26 — Módulo Cooperativas</w:t>
      </w:r>
    </w:p>
    <w:p w:rsidR="00000000" w:rsidDel="00000000" w:rsidP="00000000" w:rsidRDefault="00000000" w:rsidRPr="00000000" w14:paraId="0000034D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Gestão multiprodutor — conta corrente individual, rateio configurável e exportação em container compartilhado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RF-COOP-001  </w:t>
      </w:r>
      <w:r w:rsidDel="00000000" w:rsidR="00000000" w:rsidRPr="00000000">
        <w:rPr>
          <w:sz w:val="21"/>
          <w:szCs w:val="21"/>
          <w:rtl w:val="0"/>
        </w:rPr>
        <w:t xml:space="preserve">Cadastro de cooperados com dados cadastrais, área de produção, histórico de participação e status de regularidade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RF-COOP-002  </w:t>
      </w:r>
      <w:r w:rsidDel="00000000" w:rsidR="00000000" w:rsidRPr="00000000">
        <w:rPr>
          <w:sz w:val="21"/>
          <w:szCs w:val="21"/>
          <w:rtl w:val="0"/>
        </w:rPr>
        <w:t xml:space="preserve">Produtividade individual e consolidada: cada cooperado vê somente sua produção; o gestor vê o consolidado de 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RF-COOP-003  </w:t>
      </w:r>
      <w:r w:rsidDel="00000000" w:rsidR="00000000" w:rsidRPr="00000000">
        <w:rPr>
          <w:sz w:val="21"/>
          <w:szCs w:val="21"/>
          <w:rtl w:val="0"/>
        </w:rPr>
        <w:t xml:space="preserve">Rateio de custos configurável por tipo de custo e por contrato individual com cada cooperado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RF-COOP-004  </w:t>
      </w:r>
      <w:r w:rsidDel="00000000" w:rsidR="00000000" w:rsidRPr="00000000">
        <w:rPr>
          <w:sz w:val="21"/>
          <w:szCs w:val="21"/>
          <w:rtl w:val="0"/>
        </w:rPr>
        <w:t xml:space="preserve">Rateio de receitas: cada cooperado recebe proporcionalmente ao volume e qualidade de sua fruta embarcada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RF-COOP-005  </w:t>
      </w:r>
      <w:r w:rsidDel="00000000" w:rsidR="00000000" w:rsidRPr="00000000">
        <w:rPr>
          <w:sz w:val="21"/>
          <w:szCs w:val="21"/>
          <w:rtl w:val="0"/>
        </w:rPr>
        <w:t xml:space="preserve">Conta corrente individual por cooperado com todos os movimentos detalhados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RF-COOP-006  </w:t>
      </w:r>
      <w:r w:rsidDel="00000000" w:rsidR="00000000" w:rsidRPr="00000000">
        <w:rPr>
          <w:sz w:val="21"/>
          <w:szCs w:val="21"/>
          <w:rtl w:val="0"/>
        </w:rPr>
        <w:t xml:space="preserve">Safra compartilhada: múltiplos cooperados participam da mesma safra com segregação por área e talhão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RF-COOP-007  </w:t>
      </w:r>
      <w:r w:rsidDel="00000000" w:rsidR="00000000" w:rsidRPr="00000000">
        <w:rPr>
          <w:sz w:val="21"/>
          <w:szCs w:val="21"/>
          <w:rtl w:val="0"/>
        </w:rPr>
        <w:t xml:space="preserve">Relatórios para o conselho da cooperativa: produtividade consolidada, resultado financeiro, participação por cooperado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RF-COOP-008  </w:t>
      </w:r>
      <w:r w:rsidDel="00000000" w:rsidR="00000000" w:rsidRPr="00000000">
        <w:rPr>
          <w:sz w:val="21"/>
          <w:szCs w:val="21"/>
          <w:rtl w:val="0"/>
        </w:rPr>
        <w:t xml:space="preserve">Gestão de DAP (Declaração de Aptidão ao PRONAF) e CAF (Cadastro da Agricultura Familiar) com vencimentos e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RF-COOP-009  </w:t>
      </w:r>
      <w:r w:rsidDel="00000000" w:rsidR="00000000" w:rsidRPr="00000000">
        <w:rPr>
          <w:sz w:val="21"/>
          <w:szCs w:val="21"/>
          <w:rtl w:val="0"/>
        </w:rPr>
        <w:t xml:space="preserve">Estoque individualizado por produtor dentro do almoxarifado cooperado — insumos de cada cooperado segregados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RF-COOP-010  </w:t>
      </w:r>
      <w:r w:rsidDel="00000000" w:rsidR="00000000" w:rsidRPr="00000000">
        <w:rPr>
          <w:sz w:val="21"/>
          <w:szCs w:val="21"/>
          <w:rtl w:val="0"/>
        </w:rPr>
        <w:t xml:space="preserve">Exportação multi-produtor no mesmo container com rateio automático de receitas e despesas portuárias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RF-COOP-011  </w:t>
      </w:r>
      <w:r w:rsidDel="00000000" w:rsidR="00000000" w:rsidRPr="00000000">
        <w:rPr>
          <w:sz w:val="21"/>
          <w:szCs w:val="21"/>
          <w:rtl w:val="0"/>
        </w:rPr>
        <w:t xml:space="preserve">Auditorias por produtor: histórico de certificações, NCs abertas e cumprimento das normas da cooperativa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rPr/>
      </w:pPr>
      <w:r w:rsidDel="00000000" w:rsidR="00000000" w:rsidRPr="00000000">
        <w:rPr>
          <w:rtl w:val="0"/>
        </w:rPr>
        <w:t xml:space="preserve">2.27 — AgriCommunity</w:t>
      </w:r>
    </w:p>
    <w:p w:rsidR="00000000" w:rsidDel="00000000" w:rsidP="00000000" w:rsidRDefault="00000000" w:rsidRPr="00000000" w14:paraId="0000035B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Plataforma de conhecimento e relacionamento para produtores, consultores e fornecedores do setor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RF-700  </w:t>
      </w:r>
      <w:r w:rsidDel="00000000" w:rsidR="00000000" w:rsidRPr="00000000">
        <w:rPr>
          <w:sz w:val="21"/>
          <w:szCs w:val="21"/>
          <w:rtl w:val="0"/>
        </w:rPr>
        <w:t xml:space="preserve">Fórum de discussão por categoria: pragas e doenças, irrigação, certificações, exportação,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RF-701  </w:t>
      </w:r>
      <w:r w:rsidDel="00000000" w:rsidR="00000000" w:rsidRPr="00000000">
        <w:rPr>
          <w:sz w:val="21"/>
          <w:szCs w:val="21"/>
          <w:rtl w:val="0"/>
        </w:rPr>
        <w:t xml:space="preserve">Sistema de perguntas e respostas com moderação, marcação de resposta aceita e pontuação por contribuição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RF-702  </w:t>
      </w:r>
      <w:r w:rsidDel="00000000" w:rsidR="00000000" w:rsidRPr="00000000">
        <w:rPr>
          <w:sz w:val="21"/>
          <w:szCs w:val="21"/>
          <w:rtl w:val="0"/>
        </w:rPr>
        <w:t xml:space="preserve">Marketplace de insumos e serviços agrícolas com anúncios de fornecedores cadastrados e comparativo de preços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RF-703  </w:t>
      </w:r>
      <w:r w:rsidDel="00000000" w:rsidR="00000000" w:rsidRPr="00000000">
        <w:rPr>
          <w:sz w:val="21"/>
          <w:szCs w:val="21"/>
          <w:rtl w:val="0"/>
        </w:rPr>
        <w:t xml:space="preserve">Sistema de reputação: produtores e fornecedores ganham pontos por participação, qualidade das respostas e avaliações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RF-704  </w:t>
      </w:r>
      <w:r w:rsidDel="00000000" w:rsidR="00000000" w:rsidRPr="00000000">
        <w:rPr>
          <w:sz w:val="21"/>
          <w:szCs w:val="21"/>
          <w:rtl w:val="0"/>
        </w:rPr>
        <w:t xml:space="preserve">Eventos: agenda de feiras, dias de campo, webinars e treinamentos com inscrição integrada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RF-705  </w:t>
      </w:r>
      <w:r w:rsidDel="00000000" w:rsidR="00000000" w:rsidRPr="00000000">
        <w:rPr>
          <w:sz w:val="21"/>
          <w:szCs w:val="21"/>
          <w:rtl w:val="0"/>
        </w:rPr>
        <w:t xml:space="preserve">Biblioteca técnica: artigos, manuais, boletins e vídeos organizados por categoria e cultura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rPr/>
      </w:pPr>
      <w:r w:rsidDel="00000000" w:rsidR="00000000" w:rsidRPr="00000000">
        <w:rPr>
          <w:rtl w:val="0"/>
        </w:rPr>
        <w:t xml:space="preserve">2.28 — Business Intelligence e Analytics</w:t>
      </w:r>
    </w:p>
    <w:p w:rsidR="00000000" w:rsidDel="00000000" w:rsidP="00000000" w:rsidRDefault="00000000" w:rsidRPr="00000000" w14:paraId="00000364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Dados transformados em decisões — dashboards acionáveis, KPIs estratégicos e análise preditiva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módulo de BI consolida dados de todos os módulos em dashboards visuais e relatórios gerenciais. O foco é em métricas acionáveis: cada indicador deve direcionar uma ação específica.</w:t>
      </w:r>
    </w:p>
    <w:p w:rsidR="00000000" w:rsidDel="00000000" w:rsidP="00000000" w:rsidRDefault="00000000" w:rsidRPr="00000000" w14:paraId="0000036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RF-850  </w:t>
      </w:r>
      <w:sdt>
        <w:sdtPr>
          <w:id w:val="907860230"/>
          <w:tag w:val="goog_rdk_37"/>
        </w:sdtPr>
        <w:sdtContent>
          <w:commentRangeStart w:id="6"/>
        </w:sdtContent>
      </w:sdt>
      <w:r w:rsidDel="00000000" w:rsidR="00000000" w:rsidRPr="00000000">
        <w:rPr>
          <w:sz w:val="21"/>
          <w:szCs w:val="21"/>
          <w:rtl w:val="0"/>
        </w:rPr>
        <w:t xml:space="preserve">Dashboards prontos por módulo: produção, packing, exportação, logística, financeiro, qualidade, carbono e vacaria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RF-851  </w:t>
      </w:r>
      <w:r w:rsidDel="00000000" w:rsidR="00000000" w:rsidRPr="00000000">
        <w:rPr>
          <w:sz w:val="21"/>
          <w:szCs w:val="21"/>
          <w:rtl w:val="0"/>
        </w:rPr>
        <w:t xml:space="preserve">Relatórios customizados: o usuário seleciona dimensões, métricas, filtros e formato de visualização (tabela, gráfico, mapa)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RF-852  </w:t>
      </w:r>
      <w:r w:rsidDel="00000000" w:rsidR="00000000" w:rsidRPr="00000000">
        <w:rPr>
          <w:sz w:val="21"/>
          <w:szCs w:val="21"/>
          <w:rtl w:val="0"/>
        </w:rPr>
        <w:t xml:space="preserve">KPIs estratégicos com alertas gerenciais: cada KPI fora da meta envia notificação ao responsável com sugestão de 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RF-853  </w:t>
      </w:r>
      <w:r w:rsidDel="00000000" w:rsidR="00000000" w:rsidRPr="00000000">
        <w:rPr>
          <w:sz w:val="21"/>
          <w:szCs w:val="21"/>
          <w:rtl w:val="0"/>
        </w:rPr>
        <w:t xml:space="preserve">Exportação de qualquer relatório em Excel, PDF e CSV com um clique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RF-854  </w:t>
      </w:r>
      <w:r w:rsidDel="00000000" w:rsidR="00000000" w:rsidRPr="00000000">
        <w:rPr>
          <w:sz w:val="21"/>
          <w:szCs w:val="21"/>
          <w:rtl w:val="0"/>
        </w:rPr>
        <w:t xml:space="preserve">Agendamento de relatórios com envio automático por e-mail para lista de destinatários configurável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RF-855  </w:t>
      </w:r>
      <w:r w:rsidDel="00000000" w:rsidR="00000000" w:rsidRPr="00000000">
        <w:rPr>
          <w:sz w:val="21"/>
          <w:szCs w:val="21"/>
          <w:rtl w:val="0"/>
        </w:rPr>
        <w:t xml:space="preserve">Dashboard de Exportação: containers embarcados, qualidade média, desvio de ETA, receita vs. meta, margem por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RF-856  </w:t>
      </w:r>
      <w:r w:rsidDel="00000000" w:rsidR="00000000" w:rsidRPr="00000000">
        <w:rPr>
          <w:sz w:val="21"/>
          <w:szCs w:val="21"/>
          <w:rtl w:val="0"/>
        </w:rPr>
        <w:t xml:space="preserve">Dashboard de Logística: custo por km, taxa de disponibilidade da frota, tempo médio de gate-in, ocorrências de temperatura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RF-857  </w:t>
      </w:r>
      <w:r w:rsidDel="00000000" w:rsidR="00000000" w:rsidRPr="00000000">
        <w:rPr>
          <w:sz w:val="21"/>
          <w:szCs w:val="21"/>
          <w:rtl w:val="0"/>
        </w:rPr>
        <w:t xml:space="preserve">Dashboard de Riscos: cut-offs iminentes, NC abertas sem ação, certificados vencendo, adiantamentos não abatidos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RF-858  </w:t>
      </w:r>
      <w:r w:rsidDel="00000000" w:rsidR="00000000" w:rsidRPr="00000000">
        <w:rPr>
          <w:sz w:val="21"/>
          <w:szCs w:val="21"/>
          <w:rtl w:val="0"/>
        </w:rPr>
        <w:t xml:space="preserve">BI de Qualidade: % de conformidade por produtor, cultura e destino; histórico de reclamações; calibres com mais desvio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RF-859  </w:t>
      </w:r>
      <w:r w:rsidDel="00000000" w:rsidR="00000000" w:rsidRPr="00000000">
        <w:rPr>
          <w:sz w:val="21"/>
          <w:szCs w:val="21"/>
          <w:rtl w:val="0"/>
        </w:rPr>
        <w:t xml:space="preserve">Indicadores de Carbono: CO₂e por kg produzido, evolução mensal, comparativo entre talhões, progresso vs. meta de redução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RF-860  </w:t>
      </w:r>
      <w:r w:rsidDel="00000000" w:rsidR="00000000" w:rsidRPr="00000000">
        <w:rPr>
          <w:sz w:val="21"/>
          <w:szCs w:val="21"/>
          <w:rtl w:val="0"/>
        </w:rPr>
        <w:t xml:space="preserve">Indicadores de Frota: custo/km por veículo, taxa de disponibilidade, comparativo próprio vs. terceiro, MTBF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RF-861  </w:t>
      </w:r>
      <w:r w:rsidDel="00000000" w:rsidR="00000000" w:rsidRPr="00000000">
        <w:rPr>
          <w:sz w:val="21"/>
          <w:szCs w:val="21"/>
          <w:rtl w:val="0"/>
        </w:rPr>
        <w:t xml:space="preserve">Rentabilidade por container: receita bruta, custos portuários, custo de produção, margem bruta e margem líquida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RF-862  </w:t>
      </w:r>
      <w:r w:rsidDel="00000000" w:rsidR="00000000" w:rsidRPr="00000000">
        <w:rPr>
          <w:sz w:val="21"/>
          <w:szCs w:val="21"/>
          <w:rtl w:val="0"/>
        </w:rPr>
        <w:t xml:space="preserve">Performance por talhão: produtividade, custo/kg, qualidade entregue ao packing, comparativo entre safras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RF-863  </w:t>
      </w:r>
      <w:r w:rsidDel="00000000" w:rsidR="00000000" w:rsidRPr="00000000">
        <w:rPr>
          <w:sz w:val="21"/>
          <w:szCs w:val="21"/>
          <w:rtl w:val="0"/>
        </w:rPr>
        <w:t xml:space="preserve">Custo real por safra: todos os componentes de custo consolidados com rateio proporcional e custo por caixa/kg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RF-864  </w:t>
      </w:r>
      <w:r w:rsidDel="00000000" w:rsidR="00000000" w:rsidRPr="00000000">
        <w:rPr>
          <w:sz w:val="21"/>
          <w:szCs w:val="21"/>
          <w:rtl w:val="0"/>
        </w:rPr>
        <w:t xml:space="preserve">Análise de dados com métricas acionáveis — cada indicador fora da meta tem botão de drill-down para o detalhe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RF-865  </w:t>
      </w:r>
      <w:sdt>
        <w:sdtPr>
          <w:id w:val="-2132518529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Geração de indicadores que direcionam ações: 'Talhão 12A está 30% abaixo da produtividade esperada → sugestão: revisar irrigação'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RF-866  </w:t>
      </w:r>
      <w:r w:rsidDel="00000000" w:rsidR="00000000" w:rsidRPr="00000000">
        <w:rPr>
          <w:sz w:val="21"/>
          <w:szCs w:val="21"/>
          <w:rtl w:val="0"/>
        </w:rPr>
        <w:t xml:space="preserve">Dashboard de OKRs: objetivos da empresa, resultados-chave, progresso em tempo real e histórico por período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RF-867  </w:t>
      </w:r>
      <w:r w:rsidDel="00000000" w:rsidR="00000000" w:rsidRPr="00000000">
        <w:rPr>
          <w:sz w:val="21"/>
          <w:szCs w:val="21"/>
          <w:rtl w:val="0"/>
        </w:rPr>
        <w:t xml:space="preserve">KPIs de vacaria: produção leiteira diária, taxa de prenhez, GMD do rebanho, CCS médio, custo por litro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RF-868  </w:t>
      </w:r>
      <w:r w:rsidDel="00000000" w:rsidR="00000000" w:rsidRPr="00000000">
        <w:rPr>
          <w:sz w:val="21"/>
          <w:szCs w:val="21"/>
          <w:rtl w:val="0"/>
        </w:rPr>
        <w:t xml:space="preserve">Indicadores de consumo de insumos críticos: estoque atual, consumo dos últimos 30 dias, projeção de duração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RF-869  </w:t>
      </w:r>
      <w:r w:rsidDel="00000000" w:rsidR="00000000" w:rsidRPr="00000000">
        <w:rPr>
          <w:sz w:val="21"/>
          <w:szCs w:val="21"/>
          <w:rtl w:val="0"/>
        </w:rPr>
        <w:t xml:space="preserve">Análise preditiva de estoque: baseada em histórico de consumo por safra, calcula a necessidade de reposição com X dias de antecedência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RF-870  </w:t>
      </w:r>
      <w:r w:rsidDel="00000000" w:rsidR="00000000" w:rsidRPr="00000000">
        <w:rPr>
          <w:sz w:val="21"/>
          <w:szCs w:val="21"/>
          <w:rtl w:val="0"/>
        </w:rPr>
        <w:t xml:space="preserve">Alertas inteligentes baseados em padrões: 'Consumo de defensivo Y subiu 40% em relação à média — verificar talhão'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rPr/>
      </w:pPr>
      <w:r w:rsidDel="00000000" w:rsidR="00000000" w:rsidRPr="00000000">
        <w:rPr>
          <w:rtl w:val="0"/>
        </w:rPr>
        <w:t xml:space="preserve">2.29 — Gestão de Riscos e Cut-offs</w:t>
      </w:r>
    </w:p>
    <w:p w:rsidR="00000000" w:rsidDel="00000000" w:rsidP="00000000" w:rsidRDefault="00000000" w:rsidRPr="00000000" w14:paraId="0000037D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Antecipação de problemas — cut-offs monitorados automaticamente e matriz de riscos atualizada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RF-2100  </w:t>
      </w:r>
      <w:r w:rsidDel="00000000" w:rsidR="00000000" w:rsidRPr="00000000">
        <w:rPr>
          <w:sz w:val="21"/>
          <w:szCs w:val="21"/>
          <w:rtl w:val="0"/>
        </w:rPr>
        <w:t xml:space="preserve">Matriz de risco por categoria: logístico, comercial, climático, documental, financeiro e sanitário — com probabilidade e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RF-2101  </w:t>
      </w:r>
      <w:r w:rsidDel="00000000" w:rsidR="00000000" w:rsidRPr="00000000">
        <w:rPr>
          <w:sz w:val="21"/>
          <w:szCs w:val="21"/>
          <w:rtl w:val="0"/>
        </w:rPr>
        <w:t xml:space="preserve">Registro de incidentes com causa raiz, ações imediatas, ações corretivas e verificação de eficácia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RF-2102  </w:t>
      </w:r>
      <w:r w:rsidDel="00000000" w:rsidR="00000000" w:rsidRPr="00000000">
        <w:rPr>
          <w:sz w:val="21"/>
          <w:szCs w:val="21"/>
          <w:rtl w:val="0"/>
        </w:rPr>
        <w:t xml:space="preserve">Automação de cut-offs: documental (prazo de entrega de documentos ao armador), operacional (entrega do container no porto), VGM (envio do peso verificado) e entrega portuária (gate-in) — cada um com alertas de 72h, 48h e 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RF-2103  </w:t>
      </w:r>
      <w:r w:rsidDel="00000000" w:rsidR="00000000" w:rsidRPr="00000000">
        <w:rPr>
          <w:sz w:val="21"/>
          <w:szCs w:val="21"/>
          <w:rtl w:val="0"/>
        </w:rPr>
        <w:t xml:space="preserve">Notificações antecipadas multicanal: e-mail, SMS e notificação no sistema para os responsáveis de cada cut-off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RF-2104  </w:t>
      </w:r>
      <w:r w:rsidDel="00000000" w:rsidR="00000000" w:rsidRPr="00000000">
        <w:rPr>
          <w:sz w:val="21"/>
          <w:szCs w:val="21"/>
          <w:rtl w:val="0"/>
        </w:rPr>
        <w:t xml:space="preserve">Rastreio de desvios: qualquer evento fora do planejado (atraso, NC, divergência de peso) gera registro automático na matriz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RF-2105  </w:t>
      </w:r>
      <w:r w:rsidDel="00000000" w:rsidR="00000000" w:rsidRPr="00000000">
        <w:rPr>
          <w:sz w:val="21"/>
          <w:szCs w:val="21"/>
          <w:rtl w:val="0"/>
        </w:rPr>
        <w:t xml:space="preserve">Previsões via IA (módulo opcional): análise de padrões históricos para prever probabilidade de rolagem, atraso ou NC baseado em dados do embarque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RF-2106  </w:t>
      </w:r>
      <w:r w:rsidDel="00000000" w:rsidR="00000000" w:rsidRPr="00000000">
        <w:rPr>
          <w:sz w:val="21"/>
          <w:szCs w:val="21"/>
          <w:rtl w:val="0"/>
        </w:rPr>
        <w:t xml:space="preserve">Gestão de riscos específicos da exportação: instabilidade do navio, congestionamento do porto, solvência do cliente, rota de risco geopolítico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RF-2107  </w:t>
      </w:r>
      <w:r w:rsidDel="00000000" w:rsidR="00000000" w:rsidRPr="00000000">
        <w:rPr>
          <w:sz w:val="21"/>
          <w:szCs w:val="21"/>
          <w:rtl w:val="0"/>
        </w:rPr>
        <w:t xml:space="preserve">Análise de severidade: cada risco classificado por impacto financeiro estimado com simulação de cenário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rPr/>
      </w:pPr>
      <w:r w:rsidDel="00000000" w:rsidR="00000000" w:rsidRPr="00000000">
        <w:rPr>
          <w:rtl w:val="0"/>
        </w:rPr>
        <w:t xml:space="preserve">2.30 — Configurações do Sistema</w:t>
      </w:r>
    </w:p>
    <w:p w:rsidR="00000000" w:rsidDel="00000000" w:rsidP="00000000" w:rsidRDefault="00000000" w:rsidRPr="00000000" w14:paraId="00000388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Parametrização completa sem necessidade de desenvolvimento — o sistema se adapta ao negócio, não o contrário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RF-900  </w:t>
      </w:r>
      <w:r w:rsidDel="00000000" w:rsidR="00000000" w:rsidRPr="00000000">
        <w:rPr>
          <w:sz w:val="21"/>
          <w:szCs w:val="21"/>
          <w:rtl w:val="0"/>
        </w:rPr>
        <w:t xml:space="preserve">Idioma e regionalização: português, inglês e espanhol. Formatos de data, número e moeda por país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RF-901  </w:t>
      </w:r>
      <w:r w:rsidDel="00000000" w:rsidR="00000000" w:rsidRPr="00000000">
        <w:rPr>
          <w:sz w:val="21"/>
          <w:szCs w:val="21"/>
          <w:rtl w:val="0"/>
        </w:rPr>
        <w:t xml:space="preserve">Personalização de interface: logo da empresa, cores primárias, nome do sistema (white-label 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RF-902  </w:t>
      </w:r>
      <w:r w:rsidDel="00000000" w:rsidR="00000000" w:rsidRPr="00000000">
        <w:rPr>
          <w:sz w:val="21"/>
          <w:szCs w:val="21"/>
          <w:rtl w:val="0"/>
        </w:rPr>
        <w:t xml:space="preserve">Gestão de planos SaaS: ativação e desativação de módulos por cliente sem necessidade de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RF-903  </w:t>
      </w:r>
      <w:r w:rsidDel="00000000" w:rsidR="00000000" w:rsidRPr="00000000">
        <w:rPr>
          <w:sz w:val="21"/>
          <w:szCs w:val="21"/>
          <w:rtl w:val="0"/>
        </w:rPr>
        <w:t xml:space="preserve">Backup e restauração: backup automático diário com retenção de 30 dias, backup manual sob demanda, restauração por ponto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RF-904  </w:t>
      </w:r>
      <w:r w:rsidDel="00000000" w:rsidR="00000000" w:rsidRPr="00000000">
        <w:rPr>
          <w:sz w:val="21"/>
          <w:szCs w:val="21"/>
          <w:rtl w:val="0"/>
        </w:rPr>
        <w:t xml:space="preserve">Integrações via API/Webhook: configuração sem código para envio/recebimento de dados com sistemas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RF-905  </w:t>
      </w:r>
      <w:r w:rsidDel="00000000" w:rsidR="00000000" w:rsidRPr="00000000">
        <w:rPr>
          <w:sz w:val="21"/>
          <w:szCs w:val="21"/>
          <w:rtl w:val="0"/>
        </w:rPr>
        <w:t xml:space="preserve">Campos customizados: adicionar campos extras em qualquer cadastro sem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RF-906  </w:t>
      </w:r>
      <w:r w:rsidDel="00000000" w:rsidR="00000000" w:rsidRPr="00000000">
        <w:rPr>
          <w:sz w:val="21"/>
          <w:szCs w:val="21"/>
          <w:rtl w:val="0"/>
        </w:rPr>
        <w:t xml:space="preserve">Regras de negócio configuráveis: fluxos de aprovação, alertas, níveis de alçada e limites por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RF-907  </w:t>
      </w:r>
      <w:r w:rsidDel="00000000" w:rsidR="00000000" w:rsidRPr="00000000">
        <w:rPr>
          <w:sz w:val="21"/>
          <w:szCs w:val="21"/>
          <w:rtl w:val="0"/>
        </w:rPr>
        <w:t xml:space="preserve">Motor de regras de negócio para configurar condições e ações automáticas sem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RF-908  </w:t>
      </w:r>
      <w:r w:rsidDel="00000000" w:rsidR="00000000" w:rsidRPr="00000000">
        <w:rPr>
          <w:sz w:val="21"/>
          <w:szCs w:val="21"/>
          <w:rtl w:val="0"/>
        </w:rPr>
        <w:t xml:space="preserve">Parâmetros fiscais: CFOP, CST, alíquotas, NCM — atualizáveis sem necessidade de nova versão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RF-909  </w:t>
      </w:r>
      <w:r w:rsidDel="00000000" w:rsidR="00000000" w:rsidRPr="00000000">
        <w:rPr>
          <w:sz w:val="21"/>
          <w:szCs w:val="21"/>
          <w:rtl w:val="0"/>
        </w:rPr>
        <w:t xml:space="preserve">Configuração de dedução automática de estoque no packing: quais produtos são deduzidos, em quais quantidades, por tipo de embalagem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RF-910  </w:t>
      </w:r>
      <w:r w:rsidDel="00000000" w:rsidR="00000000" w:rsidRPr="00000000">
        <w:rPr>
          <w:sz w:val="21"/>
          <w:szCs w:val="21"/>
          <w:rtl w:val="0"/>
        </w:rPr>
        <w:t xml:space="preserve">Ativação e desativação de módulos opcionais (hidrômetro, vacaria, cooperativas, carbono) sem impacto nos demais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RF-911  </w:t>
      </w:r>
      <w:r w:rsidDel="00000000" w:rsidR="00000000" w:rsidRPr="00000000">
        <w:rPr>
          <w:sz w:val="21"/>
          <w:szCs w:val="21"/>
          <w:rtl w:val="0"/>
        </w:rPr>
        <w:t xml:space="preserve">Configuração do controle PEPS por armazém — ativado/desativado individualmente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RF-912  </w:t>
      </w:r>
      <w:r w:rsidDel="00000000" w:rsidR="00000000" w:rsidRPr="00000000">
        <w:rPr>
          <w:sz w:val="21"/>
          <w:szCs w:val="21"/>
          <w:rtl w:val="0"/>
        </w:rPr>
        <w:t xml:space="preserve">Configuração de níveis de estoque crítico por produto e por armazém — limites para alerta amarelo e vermelho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RF-913  </w:t>
      </w:r>
      <w:r w:rsidDel="00000000" w:rsidR="00000000" w:rsidRPr="00000000">
        <w:rPr>
          <w:sz w:val="21"/>
          <w:szCs w:val="21"/>
          <w:rtl w:val="0"/>
        </w:rPr>
        <w:t xml:space="preserve">Configuração de alertas personalizados: qual condição dispara, quem recebe, por qual canal (e-mail, SMS, push, WhatsApp)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rPr/>
      </w:pPr>
      <w:r w:rsidDel="00000000" w:rsidR="00000000" w:rsidRPr="00000000">
        <w:rPr>
          <w:rtl w:val="0"/>
        </w:rPr>
        <w:t xml:space="preserve">2.31 — Suporte e Ajuda</w:t>
      </w:r>
    </w:p>
    <w:p w:rsidR="00000000" w:rsidDel="00000000" w:rsidP="00000000" w:rsidRDefault="00000000" w:rsidRPr="00000000" w14:paraId="0000039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RF-1000  </w:t>
      </w:r>
      <w:r w:rsidDel="00000000" w:rsidR="00000000" w:rsidRPr="00000000">
        <w:rPr>
          <w:sz w:val="21"/>
          <w:szCs w:val="21"/>
          <w:rtl w:val="0"/>
        </w:rPr>
        <w:t xml:space="preserve">Chat de suporte em tempo real com equipe técnica, disponível dentro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RF-1001  </w:t>
      </w:r>
      <w:r w:rsidDel="00000000" w:rsidR="00000000" w:rsidRPr="00000000">
        <w:rPr>
          <w:sz w:val="21"/>
          <w:szCs w:val="21"/>
          <w:rtl w:val="0"/>
        </w:rPr>
        <w:t xml:space="preserve">Gestão de tickets com prioridade (crítico/alto/médio/baixo), SLA por plano, histórico e avaliação do atendimento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RF-1002  </w:t>
      </w:r>
      <w:r w:rsidDel="00000000" w:rsidR="00000000" w:rsidRPr="00000000">
        <w:rPr>
          <w:sz w:val="21"/>
          <w:szCs w:val="21"/>
          <w:rtl w:val="0"/>
        </w:rPr>
        <w:t xml:space="preserve">Base de conhecimento pesquisável: artigos por módulo, FAQ, tutoriais passo a passo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RF-1003  </w:t>
      </w:r>
      <w:r w:rsidDel="00000000" w:rsidR="00000000" w:rsidRPr="00000000">
        <w:rPr>
          <w:sz w:val="21"/>
          <w:szCs w:val="21"/>
          <w:rtl w:val="0"/>
        </w:rPr>
        <w:t xml:space="preserve">Tutoriais em vídeo incorporados contextualmente — ícone de ajuda em cada tela abre o vídeo correspondente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RF-1004  </w:t>
      </w:r>
      <w:r w:rsidDel="00000000" w:rsidR="00000000" w:rsidRPr="00000000">
        <w:rPr>
          <w:sz w:val="21"/>
          <w:szCs w:val="21"/>
          <w:rtl w:val="0"/>
        </w:rPr>
        <w:t xml:space="preserve">Documentação técnica completa para desenvolvedores: API Reference, webhooks, esquemas de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rPr/>
      </w:pPr>
      <w:r w:rsidDel="00000000" w:rsidR="00000000" w:rsidRPr="00000000">
        <w:rPr>
          <w:rtl w:val="0"/>
        </w:rPr>
        <w:t xml:space="preserve">2.32 — Aplicativo Mobile</w:t>
      </w:r>
    </w:p>
    <w:p w:rsidR="00000000" w:rsidDel="00000000" w:rsidP="00000000" w:rsidRDefault="00000000" w:rsidRPr="00000000" w14:paraId="000003A0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Trabalho de campo sem internet — sincronização automática ao voltar à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aplicativo mobile é projetado para uso em campo, onde a conectividade pode ser limitada ou inexistente. Todas as funcionalidades críticas funcionam offline e sincronizam quando a conexão é restabelecida.</w:t>
      </w:r>
    </w:p>
    <w:p w:rsidR="00000000" w:rsidDel="00000000" w:rsidP="00000000" w:rsidRDefault="00000000" w:rsidRPr="00000000" w14:paraId="000003A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RF-950  </w:t>
      </w:r>
      <w:r w:rsidDel="00000000" w:rsidR="00000000" w:rsidRPr="00000000">
        <w:rPr>
          <w:sz w:val="21"/>
          <w:szCs w:val="21"/>
          <w:rtl w:val="0"/>
        </w:rPr>
        <w:t xml:space="preserve">Atividades de campo offline: registro de OS, aplicações de insumos, monitoramento de pragas e coleta — sem necessidade de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RF-951  </w:t>
      </w:r>
      <w:r w:rsidDel="00000000" w:rsidR="00000000" w:rsidRPr="00000000">
        <w:rPr>
          <w:sz w:val="21"/>
          <w:szCs w:val="21"/>
          <w:rtl w:val="0"/>
        </w:rPr>
        <w:t xml:space="preserve">Fotos georreferenciadas: câmera integrada que capta as coordenadas GPS no momento da foto, vinculadas ao talhão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RF-952  </w:t>
      </w:r>
      <w:r w:rsidDel="00000000" w:rsidR="00000000" w:rsidRPr="00000000">
        <w:rPr>
          <w:sz w:val="21"/>
          <w:szCs w:val="21"/>
          <w:rtl w:val="0"/>
        </w:rPr>
        <w:t xml:space="preserve">Mapas offline: áreas e talhões disponíveis sem internet para navegação e referência de localização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RF-953  </w:t>
      </w:r>
      <w:r w:rsidDel="00000000" w:rsidR="00000000" w:rsidRPr="00000000">
        <w:rPr>
          <w:sz w:val="21"/>
          <w:szCs w:val="21"/>
          <w:rtl w:val="0"/>
        </w:rPr>
        <w:t xml:space="preserve">Checklists mobile: pré-operacionais de máquinas, inspeções de campo e auditorias internas preenchíveis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RF-954  </w:t>
      </w:r>
      <w:r w:rsidDel="00000000" w:rsidR="00000000" w:rsidRPr="00000000">
        <w:rPr>
          <w:sz w:val="21"/>
          <w:szCs w:val="21"/>
          <w:rtl w:val="0"/>
        </w:rPr>
        <w:t xml:space="preserve">Registro de tarefas agrícolas com seleção de talhão, tipo de operação, insumos utilizados e operador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RF-955  </w:t>
      </w:r>
      <w:r w:rsidDel="00000000" w:rsidR="00000000" w:rsidRPr="00000000">
        <w:rPr>
          <w:sz w:val="21"/>
          <w:szCs w:val="21"/>
          <w:rtl w:val="0"/>
        </w:rPr>
        <w:t xml:space="preserve">Inspeção de qualidade de campo offline: coleta de amostras, fotos, parâmetros e nível de infestação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RF-956  </w:t>
      </w:r>
      <w:r w:rsidDel="00000000" w:rsidR="00000000" w:rsidRPr="00000000">
        <w:rPr>
          <w:sz w:val="21"/>
          <w:szCs w:val="21"/>
          <w:rtl w:val="0"/>
        </w:rPr>
        <w:t xml:space="preserve">Sincronização automática: ao detectar conexão, o app envia todos os dados coletados offline e recebe atualizações do servidor em segundo plano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RF-957  </w:t>
      </w:r>
      <w:r w:rsidDel="00000000" w:rsidR="00000000" w:rsidRPr="00000000">
        <w:rPr>
          <w:sz w:val="21"/>
          <w:szCs w:val="21"/>
          <w:rtl w:val="0"/>
        </w:rPr>
        <w:t xml:space="preserve">Registro de dados de vacaria em campo: produção de leite por animal, eventos sanitários, pesagens — integrado ao módulo de vacaria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RF-958  </w:t>
      </w:r>
      <w:r w:rsidDel="00000000" w:rsidR="00000000" w:rsidRPr="00000000">
        <w:rPr>
          <w:sz w:val="21"/>
          <w:szCs w:val="21"/>
          <w:rtl w:val="0"/>
        </w:rPr>
        <w:t xml:space="preserve">Leitura de hidrômetros em campo com registro manual ou por câmera (OCR) — integrado ao módulo de controle hídrico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rPr/>
      </w:pPr>
      <w:r w:rsidDel="00000000" w:rsidR="00000000" w:rsidRPr="00000000">
        <w:rPr>
          <w:rtl w:val="0"/>
        </w:rPr>
        <w:t xml:space="preserve">2.33 — Balanço de Massas</w:t>
      </w:r>
    </w:p>
    <w:p w:rsidR="00000000" w:rsidDel="00000000" w:rsidP="00000000" w:rsidRDefault="00000000" w:rsidRPr="00000000" w14:paraId="000003AD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Destino rastreado de 100% dos frutos colhidos — obrigatório para GLOBALG.A.P. e auditorias de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balanço de massas é a ferramenta que comprova, para fins de certificação e auditoria, que toda a fruta colhida teve um destino registrado. É requisito obrigatório do GLOBALG.A.P. e cada auditoria exige comprovação documental.</w:t>
      </w:r>
    </w:p>
    <w:p w:rsidR="00000000" w:rsidDel="00000000" w:rsidP="00000000" w:rsidRDefault="00000000" w:rsidRPr="00000000" w14:paraId="000003A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RF-BM-001  </w:t>
      </w:r>
      <w:r w:rsidDel="00000000" w:rsidR="00000000" w:rsidRPr="00000000">
        <w:rPr>
          <w:sz w:val="21"/>
          <w:szCs w:val="21"/>
          <w:rtl w:val="0"/>
        </w:rPr>
        <w:t xml:space="preserve">Controle total do destino de cada kg colhido: exportação, mercado interno, doação (banco de alimentos, funcionários), descarte (por qualidade, por excesso), ração animal, industrialização, granel e perdas/avarias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RF-BM-002  </w:t>
      </w:r>
      <w:r w:rsidDel="00000000" w:rsidR="00000000" w:rsidRPr="00000000">
        <w:rPr>
          <w:sz w:val="21"/>
          <w:szCs w:val="21"/>
          <w:rtl w:val="0"/>
        </w:rPr>
        <w:t xml:space="preserve">Identificação e registro de divergências em 4 momentos: colhido vs. recebido no packing (perdas no campo), recebido vs. embalado (perdas no packing), embalado vs. expedido (perdas na câmara) e expedido vs. vendido (devoluções)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RF-BM-003  </w:t>
      </w:r>
      <w:r w:rsidDel="00000000" w:rsidR="00000000" w:rsidRPr="00000000">
        <w:rPr>
          <w:sz w:val="21"/>
          <w:szCs w:val="21"/>
          <w:rtl w:val="0"/>
        </w:rPr>
        <w:t xml:space="preserve">Relatório de balanço de massas exportável em formato aceito para auditoria GLOBALG.A.P. com todas as categorias de destino e percentuais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rPr/>
      </w:pPr>
      <w:r w:rsidDel="00000000" w:rsidR="00000000" w:rsidRPr="00000000">
        <w:rPr>
          <w:rtl w:val="0"/>
        </w:rPr>
        <w:t xml:space="preserve">2.34 — Gestão de Patrimônio e Amortização</w:t>
      </w:r>
    </w:p>
    <w:p w:rsidR="00000000" w:rsidDel="00000000" w:rsidP="00000000" w:rsidRDefault="00000000" w:rsidRPr="00000000" w14:paraId="000003B4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Controle do imobilizado com depreciação automática mensal e inventário físico com QR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RF-PAT-001  </w:t>
      </w:r>
      <w:r w:rsidDel="00000000" w:rsidR="00000000" w:rsidRPr="00000000">
        <w:rPr>
          <w:sz w:val="21"/>
          <w:szCs w:val="21"/>
          <w:rtl w:val="0"/>
        </w:rPr>
        <w:t xml:space="preserve">Cadastro completo de bens patrimoniais com código interno, descrição, fabricante, modelo e número de série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RF-PAT-002  </w:t>
      </w:r>
      <w:r w:rsidDel="00000000" w:rsidR="00000000" w:rsidRPr="00000000">
        <w:rPr>
          <w:sz w:val="21"/>
          <w:szCs w:val="21"/>
          <w:rtl w:val="0"/>
        </w:rPr>
        <w:t xml:space="preserve">Categorização: imobilizado (construções, instalações), veículos, equipamentos agrícolas, equipamentos de TI, móveis e utensílios, benfeitorias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RF-PAT-003  </w:t>
      </w:r>
      <w:r w:rsidDel="00000000" w:rsidR="00000000" w:rsidRPr="00000000">
        <w:rPr>
          <w:sz w:val="21"/>
          <w:szCs w:val="21"/>
          <w:rtl w:val="0"/>
        </w:rPr>
        <w:t xml:space="preserve">Registro de aquisição: data, valor de compra, nota fiscal de origem, fornecedor e centro de custo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RF-PAT-004  </w:t>
      </w:r>
      <w:r w:rsidDel="00000000" w:rsidR="00000000" w:rsidRPr="00000000">
        <w:rPr>
          <w:sz w:val="21"/>
          <w:szCs w:val="21"/>
          <w:rtl w:val="0"/>
        </w:rPr>
        <w:t xml:space="preserve">Controle de localização física do bem: fazenda, área, galpão ou veículo — com histórico de movimentações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RF-PAT-005  </w:t>
      </w:r>
      <w:r w:rsidDel="00000000" w:rsidR="00000000" w:rsidRPr="00000000">
        <w:rPr>
          <w:sz w:val="21"/>
          <w:szCs w:val="21"/>
          <w:rtl w:val="0"/>
        </w:rPr>
        <w:t xml:space="preserve">Cálculo automático mensal de depreciação/amortização com lançamento no módulo financeiro sem intervenção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RF-PAT-006  </w:t>
      </w:r>
      <w:r w:rsidDel="00000000" w:rsidR="00000000" w:rsidRPr="00000000">
        <w:rPr>
          <w:sz w:val="21"/>
          <w:szCs w:val="21"/>
          <w:rtl w:val="0"/>
        </w:rPr>
        <w:t xml:space="preserve">Métodos de depreciação configuráveis por categoria: Linear (valor constante por período), Saldos Decrescentes (maior depreciação nos primeiros anos) e Unidades Produzidas (baseado em horas/km trabalhados)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RF-PAT-007  </w:t>
      </w:r>
      <w:r w:rsidDel="00000000" w:rsidR="00000000" w:rsidRPr="00000000">
        <w:rPr>
          <w:sz w:val="21"/>
          <w:szCs w:val="21"/>
          <w:rtl w:val="0"/>
        </w:rPr>
        <w:t xml:space="preserve">Vida útil configurável por categoria de bem, seguindo tabela da Receita Federal como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RF-PAT-008  </w:t>
      </w:r>
      <w:r w:rsidDel="00000000" w:rsidR="00000000" w:rsidRPr="00000000">
        <w:rPr>
          <w:sz w:val="21"/>
          <w:szCs w:val="21"/>
          <w:rtl w:val="0"/>
        </w:rPr>
        <w:t xml:space="preserve">Registro de manutenções e reformas com custo, data e impacto no valor residual do bem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RF-PAT-009  </w:t>
      </w:r>
      <w:r w:rsidDel="00000000" w:rsidR="00000000" w:rsidRPr="00000000">
        <w:rPr>
          <w:sz w:val="21"/>
          <w:szCs w:val="21"/>
          <w:rtl w:val="0"/>
        </w:rPr>
        <w:t xml:space="preserve">Reavaliação de bens com registro do laudo de avaliação, novo valor e reflexo contábil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RF-PAT-010  </w:t>
      </w:r>
      <w:r w:rsidDel="00000000" w:rsidR="00000000" w:rsidRPr="00000000">
        <w:rPr>
          <w:sz w:val="21"/>
          <w:szCs w:val="21"/>
          <w:rtl w:val="0"/>
        </w:rPr>
        <w:t xml:space="preserve">Baixa de patrimônio com motivo (venda, descarte, doação, sinistro), valor de baixa 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RF-PAT-011  </w:t>
      </w:r>
      <w:r w:rsidDel="00000000" w:rsidR="00000000" w:rsidRPr="00000000">
        <w:rPr>
          <w:sz w:val="21"/>
          <w:szCs w:val="21"/>
          <w:rtl w:val="0"/>
        </w:rPr>
        <w:t xml:space="preserve">Inventário físico patrimonial com leitura de QR Code ou código de barras pelo app mobile — identifica bens não localizados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RF-PAT-012  </w:t>
      </w:r>
      <w:r w:rsidDel="00000000" w:rsidR="00000000" w:rsidRPr="00000000">
        <w:rPr>
          <w:sz w:val="21"/>
          <w:szCs w:val="21"/>
          <w:rtl w:val="0"/>
        </w:rPr>
        <w:t xml:space="preserve">Etiquetas de identificação patrimonial com QR Code ou código de barras, imprimíveis diretamente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RF-PAT-013  </w:t>
      </w:r>
      <w:r w:rsidDel="00000000" w:rsidR="00000000" w:rsidRPr="00000000">
        <w:rPr>
          <w:sz w:val="21"/>
          <w:szCs w:val="21"/>
          <w:rtl w:val="0"/>
        </w:rPr>
        <w:t xml:space="preserve">Relatórios contábeis de imobilizado: posição do ativo imobilizado, depreciação acumulada, valor residual e movimentações do período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RF-PAT-014  </w:t>
      </w:r>
      <w:r w:rsidDel="00000000" w:rsidR="00000000" w:rsidRPr="00000000">
        <w:rPr>
          <w:sz w:val="21"/>
          <w:szCs w:val="21"/>
          <w:rtl w:val="0"/>
        </w:rPr>
        <w:t xml:space="preserve">Integração com centros de custo: depreciação lançada automaticamente no centro de custo do local de uso do bem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RF-PAT-015  </w:t>
      </w:r>
      <w:r w:rsidDel="00000000" w:rsidR="00000000" w:rsidRPr="00000000">
        <w:rPr>
          <w:sz w:val="21"/>
          <w:szCs w:val="21"/>
          <w:rtl w:val="0"/>
        </w:rPr>
        <w:t xml:space="preserve">Histórico completo de movimentações do bem: compra, manutenções, reavaliações, transferências e baixa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RF-PAT-016  </w:t>
      </w:r>
      <w:r w:rsidDel="00000000" w:rsidR="00000000" w:rsidRPr="00000000">
        <w:rPr>
          <w:sz w:val="21"/>
          <w:szCs w:val="21"/>
          <w:rtl w:val="0"/>
        </w:rPr>
        <w:t xml:space="preserve">Controle de seguros patrimoniais com apólice, seguradora, valor segurado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RF-PAT-017  </w:t>
      </w:r>
      <w:r w:rsidDel="00000000" w:rsidR="00000000" w:rsidRPr="00000000">
        <w:rPr>
          <w:sz w:val="21"/>
          <w:szCs w:val="21"/>
          <w:rtl w:val="0"/>
        </w:rPr>
        <w:t xml:space="preserve">Alertas de vencimento de seguros e garantias com 90, 60 e 30 dias de antecedência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rPr/>
      </w:pPr>
      <w:r w:rsidDel="00000000" w:rsidR="00000000" w:rsidRPr="00000000">
        <w:rPr>
          <w:rtl w:val="0"/>
        </w:rPr>
        <w:t xml:space="preserve">2.35 — Módulo de Vacaria</w:t>
      </w:r>
    </w:p>
    <w:p w:rsidR="00000000" w:rsidDel="00000000" w:rsidP="00000000" w:rsidRDefault="00000000" w:rsidRPr="00000000" w14:paraId="000003C8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Gestão completa do rebanho leiteiro e de corte — rastreabilidade individual, reprodução, saúde e produtividade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 módulo de vacaria oferece controle individual de cada animal do rebanho, integrado ao almoxarifado (ração, medicamentos) e ao financeiro (custo por animal, rentabilidade por lote). Conformidade com MAPA e SISBOV integrada.</w:t>
      </w:r>
    </w:p>
    <w:p w:rsidR="00000000" w:rsidDel="00000000" w:rsidP="00000000" w:rsidRDefault="00000000" w:rsidRPr="00000000" w14:paraId="000003C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Cadastro 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RF-VAC-001  </w:t>
      </w:r>
      <w:r w:rsidDel="00000000" w:rsidR="00000000" w:rsidRPr="00000000">
        <w:rPr>
          <w:sz w:val="21"/>
          <w:szCs w:val="21"/>
          <w:rtl w:val="0"/>
        </w:rPr>
        <w:t xml:space="preserve">Cadastro individual de cada animal com brinco/chip SISBOV, nome/número, raça, data de nascimento, sexo, tipo (leiteiro, corte), origem (nascimento, compra) e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RF-VAC-002  </w:t>
      </w:r>
      <w:r w:rsidDel="00000000" w:rsidR="00000000" w:rsidRPr="00000000">
        <w:rPr>
          <w:sz w:val="21"/>
          <w:szCs w:val="21"/>
          <w:rtl w:val="0"/>
        </w:rPr>
        <w:t xml:space="preserve">Registro de genealogia com pai e mãe identificados — árvore genealógica consultável até 3 gerações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RF-VAC-003  </w:t>
      </w:r>
      <w:r w:rsidDel="00000000" w:rsidR="00000000" w:rsidRPr="00000000">
        <w:rPr>
          <w:sz w:val="21"/>
          <w:szCs w:val="21"/>
          <w:rtl w:val="0"/>
        </w:rPr>
        <w:t xml:space="preserve">Controle de raças e cruzamentos com percentual de sangue por raça e histórico de cada geração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RF-VAC-004  </w:t>
      </w:r>
      <w:r w:rsidDel="00000000" w:rsidR="00000000" w:rsidRPr="00000000">
        <w:rPr>
          <w:sz w:val="21"/>
          <w:szCs w:val="21"/>
          <w:rtl w:val="0"/>
        </w:rPr>
        <w:t xml:space="preserve">Gestão de lotes e grupos por categoria: vacas em lactação, vacas secas, novilhas, bezerros, touros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Controle Reprodutivo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RF-VAC-005  </w:t>
      </w:r>
      <w:r w:rsidDel="00000000" w:rsidR="00000000" w:rsidRPr="00000000">
        <w:rPr>
          <w:sz w:val="21"/>
          <w:szCs w:val="21"/>
          <w:rtl w:val="0"/>
        </w:rPr>
        <w:t xml:space="preserve">Controle reprodutivo completo: registro de cobertura (monta natural) ou inseminação artificial com data, touro/sêmen, técnico responsável. Diagnóstico de gestação (DG) com data e resultado. Previsão de parto calculada automaticamente. Registro de nascimento com peso ao nascer. Cálculo automático da taxa de prenhez do rebanho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Controle Leiteiro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RF-VAC-006  </w:t>
      </w:r>
      <w:r w:rsidDel="00000000" w:rsidR="00000000" w:rsidRPr="00000000">
        <w:rPr>
          <w:sz w:val="21"/>
          <w:szCs w:val="21"/>
          <w:rtl w:val="0"/>
        </w:rPr>
        <w:t xml:space="preserve">Controle leiteiro completo: produção diária por animal (manhã/tarde/noite), produção acumulada por lactação, curva de lactação com comparativo vs. média da raça, média do rebanho por período, CCS (Contagem de Células Somáticas — indicador de mastite) e CBT (Contagem Bacteriana Total — indicador de higiene)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Controle Sanitário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RF-VAC-007  </w:t>
      </w:r>
      <w:r w:rsidDel="00000000" w:rsidR="00000000" w:rsidRPr="00000000">
        <w:rPr>
          <w:sz w:val="21"/>
          <w:szCs w:val="21"/>
          <w:rtl w:val="0"/>
        </w:rPr>
        <w:t xml:space="preserve">Controle sanitário completo: vacinações com produto, lote, data e próxima dose; vermifugações; tratamentos veterinários com diagnóstico, produto, dose e período; exames laboratoriais com laudo anexo; quarentena de animais suspeitos; registro de doenças com histórico por animal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Nutrição 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RF-VAC-008  </w:t>
      </w:r>
      <w:r w:rsidDel="00000000" w:rsidR="00000000" w:rsidRPr="00000000">
        <w:rPr>
          <w:sz w:val="21"/>
          <w:szCs w:val="21"/>
          <w:rtl w:val="0"/>
        </w:rPr>
        <w:t xml:space="preserve">Controle nutricional: dietas formuladas por categoria animal (vacas em lactação precisam de dieta diferente de novilhas), consumo diário de ração e volumoso (silagem, feno), custo alimentar por animal/dia e conversão alimentar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RF-VAC-009  </w:t>
      </w:r>
      <w:r w:rsidDel="00000000" w:rsidR="00000000" w:rsidRPr="00000000">
        <w:rPr>
          <w:sz w:val="21"/>
          <w:szCs w:val="21"/>
          <w:rtl w:val="0"/>
        </w:rPr>
        <w:t xml:space="preserve">Pesagem e desenvolvimento: pesagens periódicas com histórico, ganho de peso por período, curva de crescimento vs. referência da raça e GMD (Ganho Médio Diário)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Gestão Econômica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RF-VAC-010  </w:t>
      </w:r>
      <w:r w:rsidDel="00000000" w:rsidR="00000000" w:rsidRPr="00000000">
        <w:rPr>
          <w:sz w:val="21"/>
          <w:szCs w:val="21"/>
          <w:rtl w:val="0"/>
        </w:rPr>
        <w:t xml:space="preserve">Controle completo de entradas e saídas do rebanho: compra (nota fiscal, valor, origem), venda (nota, valor, destino, peso), morte (causa), descarte e transferência entre lotes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RF-VAC-011  </w:t>
      </w:r>
      <w:r w:rsidDel="00000000" w:rsidR="00000000" w:rsidRPr="00000000">
        <w:rPr>
          <w:sz w:val="21"/>
          <w:szCs w:val="21"/>
          <w:rtl w:val="0"/>
        </w:rPr>
        <w:t xml:space="preserve">Custos por animal e por lote: ração, medicamentos, reprodução, mão de obra, sanidade — rateados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RF-VAC-012  </w:t>
      </w:r>
      <w:sdt>
        <w:sdtPr>
          <w:id w:val="-1663054989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Rentabilidade por animal: receita (leite ou carne) − custo acumulado = margem por animal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RF-VAC-013  </w:t>
      </w:r>
      <w:r w:rsidDel="00000000" w:rsidR="00000000" w:rsidRPr="00000000">
        <w:rPr>
          <w:sz w:val="21"/>
          <w:szCs w:val="21"/>
          <w:rtl w:val="0"/>
        </w:rPr>
        <w:t xml:space="preserve">Indicadores zootécnicos: intervalo entre partos (IEP), idade ao primeiro parto (IPP), taxa de natalidade, taxa de mortalidade, produção por vaca/dia, produção por hectare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Integração e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RF-VAC-014  </w:t>
      </w:r>
      <w:r w:rsidDel="00000000" w:rsidR="00000000" w:rsidRPr="00000000">
        <w:rPr>
          <w:sz w:val="21"/>
          <w:szCs w:val="21"/>
          <w:rtl w:val="0"/>
        </w:rPr>
        <w:t xml:space="preserve">Integração automática com almoxarifado: consumo de ração e medicamentos debitado do estoque ao registrar a dieta ou tratamento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RF-VAC-015  </w:t>
      </w:r>
      <w:r w:rsidDel="00000000" w:rsidR="00000000" w:rsidRPr="00000000">
        <w:rPr>
          <w:sz w:val="21"/>
          <w:szCs w:val="21"/>
          <w:rtl w:val="0"/>
        </w:rPr>
        <w:t xml:space="preserve">Alertas automáticos configuráveis: vacinações pendentes (7 dias antes), secagem de vacas (60 dias antes do parto), previsão de parto (14 dias antes), animais em tratamento há mais de X dias, baixa produção (abaixo de Y litros/dia)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RF-VAC-016  </w:t>
      </w:r>
      <w:sdt>
        <w:sdtPr>
          <w:id w:val="-59281880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Rastreabilidade completa do animal: origem → todos os eventos de saúde, reprodução e produção → destino final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RF-VAC-017  </w:t>
      </w:r>
      <w:r w:rsidDel="00000000" w:rsidR="00000000" w:rsidRPr="00000000">
        <w:rPr>
          <w:sz w:val="21"/>
          <w:szCs w:val="21"/>
          <w:rtl w:val="0"/>
        </w:rPr>
        <w:t xml:space="preserve">Conformidade com normativas: MAPA (Ministério da Agricultura), SISBOV (rastreabilidade bovina) e RIISPOA (regulamento de inspeção)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RF-VAC-018  </w:t>
      </w:r>
      <w:r w:rsidDel="00000000" w:rsidR="00000000" w:rsidRPr="00000000">
        <w:rPr>
          <w:sz w:val="21"/>
          <w:szCs w:val="21"/>
          <w:rtl w:val="0"/>
        </w:rPr>
        <w:t xml:space="preserve">Relatórios gerenciais e zootécnicos exportáveis: ficha individual do animal, relatório de rebanho, relatório reprodutivo, relatório sanitário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RF-VAC-019  </w:t>
      </w:r>
      <w:r w:rsidDel="00000000" w:rsidR="00000000" w:rsidRPr="00000000">
        <w:rPr>
          <w:sz w:val="21"/>
          <w:szCs w:val="21"/>
          <w:rtl w:val="0"/>
        </w:rPr>
        <w:t xml:space="preserve">Dashboard de vacaria com KPIs principais: produção do dia, animais em tratamento, previsão de partos na semana, taxa de prenhez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RF-VAC-020  </w:t>
      </w:r>
      <w:r w:rsidDel="00000000" w:rsidR="00000000" w:rsidRPr="00000000">
        <w:rPr>
          <w:sz w:val="21"/>
          <w:szCs w:val="21"/>
          <w:rtl w:val="0"/>
        </w:rPr>
        <w:t xml:space="preserve">Registro fotográfico dos animais vinculado ao cadastro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RF-VAC-021  </w:t>
      </w:r>
      <w:r w:rsidDel="00000000" w:rsidR="00000000" w:rsidRPr="00000000">
        <w:rPr>
          <w:sz w:val="21"/>
          <w:szCs w:val="21"/>
          <w:rtl w:val="0"/>
        </w:rPr>
        <w:t xml:space="preserve">Gestão de ordenha: horários programados, equipamentos utilizados, controle de higiene pré e pós-ordenha, registro de descarte de leite medicado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RF-VAC-022  </w:t>
      </w:r>
      <w:r w:rsidDel="00000000" w:rsidR="00000000" w:rsidRPr="00000000">
        <w:rPr>
          <w:sz w:val="21"/>
          <w:szCs w:val="21"/>
          <w:rtl w:val="0"/>
        </w:rPr>
        <w:t xml:space="preserve">Controle de qualidade do leite: temperatura de armazenamento, resultado de CCS e CBT por coleta, conformidade para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RF-VAC-023  </w:t>
      </w:r>
      <w:r w:rsidDel="00000000" w:rsidR="00000000" w:rsidRPr="00000000">
        <w:rPr>
          <w:sz w:val="21"/>
          <w:szCs w:val="21"/>
          <w:rtl w:val="0"/>
        </w:rPr>
        <w:t xml:space="preserve">Escore de Condição Corporal (ECC) registrado nas pesagens periódicas com escala configurável (1–5 ou 1–9) — alerta automático para animais abaixo do mínimo por categoria (vaca em lactação, novilha, gestante)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RF-VAC-024  </w:t>
      </w:r>
      <w:r w:rsidDel="00000000" w:rsidR="00000000" w:rsidRPr="00000000">
        <w:rPr>
          <w:sz w:val="21"/>
          <w:szCs w:val="21"/>
          <w:rtl w:val="0"/>
        </w:rPr>
        <w:t xml:space="preserve">Registro e protocolo de metrite e mastite clínica: diagnóstico, classificação (grau I/II/III para mastite), produto, dose, período de carência, descarte de leite contaminado e verificação de cura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RF-VAC-025  </w:t>
      </w:r>
      <w:r w:rsidDel="00000000" w:rsidR="00000000" w:rsidRPr="00000000">
        <w:rPr>
          <w:sz w:val="21"/>
          <w:szCs w:val="21"/>
          <w:rtl w:val="0"/>
        </w:rPr>
        <w:t xml:space="preserve">Alertas automáticos de mastite subclínica baseados em CCS elevado — sistema sinaliza animal com CCS acima do limite configurável por 2+ coletas consecutivas para intervenção preventiva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rPr/>
      </w:pPr>
      <w:r w:rsidDel="00000000" w:rsidR="00000000" w:rsidRPr="00000000">
        <w:rPr>
          <w:rtl w:val="0"/>
        </w:rPr>
        <w:t xml:space="preserve">2.36 — Gestão de Resíduos e Descarte</w:t>
      </w:r>
    </w:p>
    <w:p w:rsidR="00000000" w:rsidDel="00000000" w:rsidP="00000000" w:rsidRDefault="00000000" w:rsidRPr="00000000" w14:paraId="000003ED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Conformidade ambiental total — MTR, CDF e logística reversa integrados com GLOBALG.A.P. e ISO 14001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 gestão de resíduos é exigida pelos certificados GLOBALG.A.P., ISO 14001 e pela legislação ambiental brasileira. Este módulo registra todo o ciclo de vida dos resíduos gerados na propriedade, garantindo destinação adequada e documentação para auditorias.</w:t>
      </w:r>
    </w:p>
    <w:p w:rsidR="00000000" w:rsidDel="00000000" w:rsidP="00000000" w:rsidRDefault="00000000" w:rsidRPr="00000000" w14:paraId="000003E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RF-RES-001  </w:t>
      </w:r>
      <w:r w:rsidDel="00000000" w:rsidR="00000000" w:rsidRPr="00000000">
        <w:rPr>
          <w:sz w:val="21"/>
          <w:szCs w:val="21"/>
          <w:rtl w:val="0"/>
        </w:rPr>
        <w:t xml:space="preserve">Cadastro de tipos de resíduos com classificação NBR 10004: Classe I (perigosos), Classe II-A (não inertes), Classe II-B (inertes). Exemplos: embalagens de defensivos (Classe I), papelão (Classe II-A reciclávelável), plásticos agrícolas (Classe II-A)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RF-RES-002  </w:t>
      </w:r>
      <w:r w:rsidDel="00000000" w:rsidR="00000000" w:rsidRPr="00000000">
        <w:rPr>
          <w:sz w:val="21"/>
          <w:szCs w:val="21"/>
          <w:rtl w:val="0"/>
        </w:rPr>
        <w:t xml:space="preserve">Pontos de coleta e armazenamento temporário cadastrados com localização na fazenda e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RF-RES-003  </w:t>
      </w:r>
      <w:r w:rsidDel="00000000" w:rsidR="00000000" w:rsidRPr="00000000">
        <w:rPr>
          <w:sz w:val="21"/>
          <w:szCs w:val="21"/>
          <w:rtl w:val="0"/>
        </w:rPr>
        <w:t xml:space="preserve">Registro de geração de resíduos por área e atividade com data, quantidade (kg ou unidades) e 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RF-RES-004  </w:t>
      </w:r>
      <w:r w:rsidDel="00000000" w:rsidR="00000000" w:rsidRPr="00000000">
        <w:rPr>
          <w:sz w:val="21"/>
          <w:szCs w:val="21"/>
          <w:rtl w:val="0"/>
        </w:rPr>
        <w:t xml:space="preserve">Controle completo de venda de resíduos recicláveis: quantidade, valor por kg, comprador cadastrado, data, nota fiscal e comprovante de recebimento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RF-RES-005  </w:t>
      </w:r>
      <w:r w:rsidDel="00000000" w:rsidR="00000000" w:rsidRPr="00000000">
        <w:rPr>
          <w:sz w:val="21"/>
          <w:szCs w:val="21"/>
          <w:rtl w:val="0"/>
        </w:rPr>
        <w:t xml:space="preserve">Controle de doação de resíduos: destinatário, quantidade, comprovante de doação, finalidade 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RF-RES-006  </w:t>
      </w:r>
      <w:r w:rsidDel="00000000" w:rsidR="00000000" w:rsidRPr="00000000">
        <w:rPr>
          <w:sz w:val="21"/>
          <w:szCs w:val="21"/>
          <w:rtl w:val="0"/>
        </w:rPr>
        <w:t xml:space="preserve">Gestão de empresas especializadas em descarte: cadastro com razão social, CNPJ, licença ambiental vigente (número e vencimento), certificações e tipo de resíduo aceito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RF-RES-007  </w:t>
      </w:r>
      <w:r w:rsidDel="00000000" w:rsidR="00000000" w:rsidRPr="00000000">
        <w:rPr>
          <w:sz w:val="21"/>
          <w:szCs w:val="21"/>
          <w:rtl w:val="0"/>
        </w:rPr>
        <w:t xml:space="preserve">Emissão e controle de MTR (Manifesto de Transporte de Resíduos) para cada movimentação de resíduo perigoso — obrigatório pela legislação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RF-RES-008  </w:t>
      </w:r>
      <w:r w:rsidDel="00000000" w:rsidR="00000000" w:rsidRPr="00000000">
        <w:rPr>
          <w:sz w:val="21"/>
          <w:szCs w:val="21"/>
          <w:rtl w:val="0"/>
        </w:rPr>
        <w:t xml:space="preserve">Certificados de Destinação Final (CDF) recebidos das empresas de descarte — vinculados ao MTR correspondente e armazenados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RF-RES-009  </w:t>
      </w:r>
      <w:r w:rsidDel="00000000" w:rsidR="00000000" w:rsidRPr="00000000">
        <w:rPr>
          <w:sz w:val="21"/>
          <w:szCs w:val="21"/>
          <w:rtl w:val="0"/>
        </w:rPr>
        <w:t xml:space="preserve">Pasta de documentos por movimentação de resíduo: NF, MTR, CDF, fotos, laudos — completa para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RF-RES-010  </w:t>
      </w:r>
      <w:r w:rsidDel="00000000" w:rsidR="00000000" w:rsidRPr="00000000">
        <w:rPr>
          <w:sz w:val="21"/>
          <w:szCs w:val="21"/>
          <w:rtl w:val="0"/>
        </w:rPr>
        <w:t xml:space="preserve">Logística reversa de embalagens de defensivos: controle de campo vazio (tríplice lavagem ou lavagem sob pressão), cadastro no programa de logística reversa do inpEV e comprovante de entrega no posto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RF-RES-011  </w:t>
      </w:r>
      <w:r w:rsidDel="00000000" w:rsidR="00000000" w:rsidRPr="00000000">
        <w:rPr>
          <w:sz w:val="21"/>
          <w:szCs w:val="21"/>
          <w:rtl w:val="0"/>
        </w:rPr>
        <w:t xml:space="preserve">Controle de volume gerado vs. destinado: nenhum resíduo pode ficar sem destinação registrada por mais de X dias (configurável)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RF-RES-012  </w:t>
      </w:r>
      <w:r w:rsidDel="00000000" w:rsidR="00000000" w:rsidRPr="00000000">
        <w:rPr>
          <w:sz w:val="21"/>
          <w:szCs w:val="21"/>
          <w:rtl w:val="0"/>
        </w:rPr>
        <w:t xml:space="preserve">Relatórios de gestão de resíduos por tipo, período, área e destinação — com receita gerada e custos de descarte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RF-RES-013  </w:t>
      </w:r>
      <w:r w:rsidDel="00000000" w:rsidR="00000000" w:rsidRPr="00000000">
        <w:rPr>
          <w:sz w:val="21"/>
          <w:szCs w:val="21"/>
          <w:rtl w:val="0"/>
        </w:rPr>
        <w:t xml:space="preserve">Indicadores de sustentabilidade: % de resíduos reciclados, % reaproveitados, % com destinação adequada — comparativo mensal e 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RF-RES-014  </w:t>
      </w:r>
      <w:r w:rsidDel="00000000" w:rsidR="00000000" w:rsidRPr="00000000">
        <w:rPr>
          <w:sz w:val="21"/>
          <w:szCs w:val="21"/>
          <w:rtl w:val="0"/>
        </w:rPr>
        <w:t xml:space="preserve">Integração com módulo de certificações: dados de resíduos alimentam automaticamente os checklists de GLOBALG.A.P. e ISO 14001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RF-RES-015  </w:t>
      </w:r>
      <w:r w:rsidDel="00000000" w:rsidR="00000000" w:rsidRPr="00000000">
        <w:rPr>
          <w:sz w:val="21"/>
          <w:szCs w:val="21"/>
          <w:rtl w:val="0"/>
        </w:rPr>
        <w:t xml:space="preserve">Plano de gerenciamento de resíduos: documento configurável com metas anuais e acompanhamento de cumprimento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RF-RES-016  </w:t>
      </w:r>
      <w:r w:rsidDel="00000000" w:rsidR="00000000" w:rsidRPr="00000000">
        <w:rPr>
          <w:sz w:val="21"/>
          <w:szCs w:val="21"/>
          <w:rtl w:val="0"/>
        </w:rPr>
        <w:t xml:space="preserve">Alertas de acúmulo excessivo: se determinado resíduo ultrapassar o limite de armazenamento temporário, o sistema notifica o responsável 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RF-RES-017  </w:t>
      </w:r>
      <w:r w:rsidDel="00000000" w:rsidR="00000000" w:rsidRPr="00000000">
        <w:rPr>
          <w:sz w:val="21"/>
          <w:szCs w:val="21"/>
          <w:rtl w:val="0"/>
        </w:rPr>
        <w:t xml:space="preserve">Controle de compostagem: registro de entradas (resíduo orgânico), processo, análise do composto e utilização como adubo orgânico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RF-RES-018  </w:t>
      </w:r>
      <w:sdt>
        <w:sdtPr>
          <w:id w:val="-1739328996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Rastreabilidade completa da destinação de cada kg de resíduo: geração → armazenamento → transporte → destinação final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rPr/>
      </w:pPr>
      <w:r w:rsidDel="00000000" w:rsidR="00000000" w:rsidRPr="00000000">
        <w:rPr>
          <w:rtl w:val="0"/>
        </w:rPr>
        <w:t xml:space="preserve">2.37 — Qualidade Pós-Colheita e Shelf-Life</w:t>
      </w:r>
    </w:p>
    <w:p w:rsidR="00000000" w:rsidDel="00000000" w:rsidP="00000000" w:rsidRDefault="00000000" w:rsidRPr="00000000" w14:paraId="00000405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Monitoramento da evolução de qualidade na câmara fria — rastreamento de Brix, firmeza e coloração ao longo do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Este módulo monitora a evolução das características organolépticas dos produtos armazenados em câmara fria entre a embalagem e o embarque. Permite identificar produtos em risco de perda de qualidade antes do embarque, evitando Account Sales com descontos e reclamações do importador.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RF-SL-001  </w:t>
      </w:r>
      <w:r w:rsidDel="00000000" w:rsidR="00000000" w:rsidRPr="00000000">
        <w:rPr>
          <w:sz w:val="21"/>
          <w:szCs w:val="21"/>
          <w:rtl w:val="0"/>
        </w:rPr>
        <w:t xml:space="preserve">Registro de amostras de shelf-life por lote/pallet: Brix, firmeza (penetrometria), coloração (escala visual ou colorímetro), peso e aparência geral — com foto 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RF-SL-002  </w:t>
      </w:r>
      <w:r w:rsidDel="00000000" w:rsidR="00000000" w:rsidRPr="00000000">
        <w:rPr>
          <w:sz w:val="21"/>
          <w:szCs w:val="21"/>
          <w:rtl w:val="0"/>
        </w:rPr>
        <w:t xml:space="preserve">Curva de evolução de qualidade ao longo do tempo de armazenamento: gráfico de Brix e firmeza dia a dia por lote — comparativo vs. parâmetros mínimos do contrato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RF-SL-003  </w:t>
      </w:r>
      <w:r w:rsidDel="00000000" w:rsidR="00000000" w:rsidRPr="00000000">
        <w:rPr>
          <w:sz w:val="21"/>
          <w:szCs w:val="21"/>
          <w:rtl w:val="0"/>
        </w:rPr>
        <w:t xml:space="preserve">Alerta automático de risco de perda: quando Brix ou firmeza atingem limiar de alerta (configurável por cultura e destino), o sistema notifica a equipe de exportação e packing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RF-SL-004  </w:t>
      </w:r>
      <w:r w:rsidDel="00000000" w:rsidR="00000000" w:rsidRPr="00000000">
        <w:rPr>
          <w:sz w:val="21"/>
          <w:szCs w:val="21"/>
          <w:rtl w:val="0"/>
        </w:rPr>
        <w:t xml:space="preserve">Previsão de vida útil restante: com base na curva histórica de cada cultura, estima quantos dias o produto ainda atende os padrões do cliente no destino (considerando tempo de trânsito)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RF-SL-005  </w:t>
      </w:r>
      <w:r w:rsidDel="00000000" w:rsidR="00000000" w:rsidRPr="00000000">
        <w:rPr>
          <w:sz w:val="21"/>
          <w:szCs w:val="21"/>
          <w:rtl w:val="0"/>
        </w:rPr>
        <w:t xml:space="preserve">Relatório de shelf-life por container exportável para o cliente como evidência de qualidade no momento do embarque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RF-SL-006  </w:t>
      </w:r>
      <w:r w:rsidDel="00000000" w:rsidR="00000000" w:rsidRPr="00000000">
        <w:rPr>
          <w:sz w:val="21"/>
          <w:szCs w:val="21"/>
          <w:rtl w:val="0"/>
        </w:rPr>
        <w:t xml:space="preserve">Histórico de shelf-life por cultura, talhão e safra — identifica lotes com padrão de perda mais rápida para priorização de embarque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rPr/>
      </w:pPr>
      <w:r w:rsidDel="00000000" w:rsidR="00000000" w:rsidRPr="00000000">
        <w:rPr>
          <w:rtl w:val="0"/>
        </w:rPr>
        <w:t xml:space="preserve">2.38 — Gestão de Reclamações de Clientes</w:t>
      </w:r>
    </w:p>
    <w:p w:rsidR="00000000" w:rsidDel="00000000" w:rsidP="00000000" w:rsidRDefault="00000000" w:rsidRPr="00000000" w14:paraId="00000410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Fluxo completo da reclamação ao plano de ação — rastreabilidade até o pallet de origem em qualquer direção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Reclamações de clientes internacionais têm impacto direto no Account Sales. Este módulo centraliza o recebimento, investigação e resposta de todas as reclamações, vinculando cada uma ao container, invoice e pallet específico de origem para rastreabilidade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RF-RC-001  </w:t>
      </w:r>
      <w:r w:rsidDel="00000000" w:rsidR="00000000" w:rsidRPr="00000000">
        <w:rPr>
          <w:sz w:val="21"/>
          <w:szCs w:val="21"/>
          <w:rtl w:val="0"/>
        </w:rPr>
        <w:t xml:space="preserve">Registro de reclamação de cliente: data de recebimento, cliente, container/invoice vinculada, tipo de reclamação (qualidade, peso, documentação, prazo, embalagem) e descrição detalhada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RF-RC-002  </w:t>
      </w:r>
      <w:r w:rsidDel="00000000" w:rsidR="00000000" w:rsidRPr="00000000">
        <w:rPr>
          <w:sz w:val="21"/>
          <w:szCs w:val="21"/>
          <w:rtl w:val="0"/>
        </w:rPr>
        <w:t xml:space="preserve">Vinculação automática da reclamação ao container e pallet(s) específico(s) — sistema puxa histórico completo do lote: talhão de origem, data de embalagem, temperatura, calibre, operador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RF-RC-003  </w:t>
      </w:r>
      <w:r w:rsidDel="00000000" w:rsidR="00000000" w:rsidRPr="00000000">
        <w:rPr>
          <w:sz w:val="21"/>
          <w:szCs w:val="21"/>
          <w:rtl w:val="0"/>
        </w:rPr>
        <w:t xml:space="preserve">Investigação de causa raiz: campos estruturados para hipóteses (campo, packing, transporte, câmara fria, armador) com evidências anexas (fotos do cliente, fotos do packing, relatório de temperatura)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RF-RC-004  </w:t>
      </w:r>
      <w:r w:rsidDel="00000000" w:rsidR="00000000" w:rsidRPr="00000000">
        <w:rPr>
          <w:sz w:val="21"/>
          <w:szCs w:val="21"/>
          <w:rtl w:val="0"/>
        </w:rPr>
        <w:t xml:space="preserve">Plano de ação corretiva vinculado à reclamação: ação, responsável, prazo e status (em andamento / concluído / verificado)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RF-RC-005  </w:t>
      </w:r>
      <w:r w:rsidDel="00000000" w:rsidR="00000000" w:rsidRPr="00000000">
        <w:rPr>
          <w:sz w:val="21"/>
          <w:szCs w:val="21"/>
          <w:rtl w:val="0"/>
        </w:rPr>
        <w:t xml:space="preserve">Resposta formal ao cliente gerada com template configurável: referência da reclamação, causa identificada, ação corretiva e prazo — exportável em PDF e enviável por e-mail integrado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RF-RC-006  </w:t>
      </w:r>
      <w:r w:rsidDel="00000000" w:rsidR="00000000" w:rsidRPr="00000000">
        <w:rPr>
          <w:sz w:val="21"/>
          <w:szCs w:val="21"/>
          <w:rtl w:val="0"/>
        </w:rPr>
        <w:t xml:space="preserve">Impacto financeiro da reclamação: valor do desconto aplicado no Account Sales vinculado, perda estimada e registro de responsabilidade (produtor / packing / logística / armador)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RF-RC-007  </w:t>
      </w:r>
      <w:r w:rsidDel="00000000" w:rsidR="00000000" w:rsidRPr="00000000">
        <w:rPr>
          <w:sz w:val="21"/>
          <w:szCs w:val="21"/>
          <w:rtl w:val="0"/>
        </w:rPr>
        <w:t xml:space="preserve">Indicadores de reclamações: número por período, por cliente, por cultura, por causa raiz — dashboard para gestão da qualidade e negociação com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RF-RC-008  </w:t>
      </w:r>
      <w:r w:rsidDel="00000000" w:rsidR="00000000" w:rsidRPr="00000000">
        <w:rPr>
          <w:sz w:val="21"/>
          <w:szCs w:val="21"/>
          <w:rtl w:val="0"/>
        </w:rPr>
        <w:t xml:space="preserve">Integração com módulo de Qualidade: reclamação que identifica falha no packing gera NC automática no módulo 2.10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rPr/>
      </w:pPr>
      <w:r w:rsidDel="00000000" w:rsidR="00000000" w:rsidRPr="00000000">
        <w:rPr>
          <w:rtl w:val="0"/>
        </w:rPr>
        <w:t xml:space="preserve">2.39 — Análise Preditiva e Benchmark</w:t>
      </w:r>
    </w:p>
    <w:p w:rsidR="00000000" w:rsidDel="00000000" w:rsidP="00000000" w:rsidRDefault="00000000" w:rsidRPr="00000000" w14:paraId="0000041D">
      <w:pPr>
        <w:spacing w:after="10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a5c2a"/>
          <w:sz w:val="21"/>
          <w:szCs w:val="21"/>
          <w:rtl w:val="0"/>
        </w:rPr>
        <w:t xml:space="preserve">  ★  Inteligência de dados para decisões proativas — previsão de produtividade, consumo e risco com base em histórico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Este módulo concentra as capacidades analíticas avançadas do sistema, transformando dados históricos de todos os módulos em previsões acionáveis e comparativos de desempenho entre safras e talhões.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RF-AP-001  </w:t>
      </w:r>
      <w:r w:rsidDel="00000000" w:rsidR="00000000" w:rsidRPr="00000000">
        <w:rPr>
          <w:sz w:val="21"/>
          <w:szCs w:val="21"/>
          <w:rtl w:val="0"/>
        </w:rPr>
        <w:t xml:space="preserve">Análise preditiva de produtividade por talhão: modelo baseado em histórico de safras, dados de solo, clima e insumos aplicados — projeta produtividade esperada com intervalo de confiança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RF-AP-002  </w:t>
      </w:r>
      <w:r w:rsidDel="00000000" w:rsidR="00000000" w:rsidRPr="00000000">
        <w:rPr>
          <w:sz w:val="21"/>
          <w:szCs w:val="21"/>
          <w:rtl w:val="0"/>
        </w:rPr>
        <w:t xml:space="preserve">Dashboard de comparação benchmark entre propriedades da mesma base (dados anonimizados): custo/kg, produtividade/ha, consumo de água/kg, carbono/kg — sem identificação de terceiros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RF-AP-003  </w:t>
      </w:r>
      <w:r w:rsidDel="00000000" w:rsidR="00000000" w:rsidRPr="00000000">
        <w:rPr>
          <w:sz w:val="21"/>
          <w:szCs w:val="21"/>
          <w:rtl w:val="0"/>
        </w:rPr>
        <w:t xml:space="preserve">Alerta preditivo de estoque crítico: com base no consumo histórico por safra, projeta a necessidade de reposição de insumos críticos com antecedência de X dias (configurável)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RF-AP-004  </w:t>
      </w:r>
      <w:r w:rsidDel="00000000" w:rsidR="00000000" w:rsidRPr="00000000">
        <w:rPr>
          <w:sz w:val="21"/>
          <w:szCs w:val="21"/>
          <w:rtl w:val="0"/>
        </w:rPr>
        <w:t xml:space="preserve">Previsão de rolagem de container: análise de padrões históricos por armador, rota e época do ano — calcula probabilidade de rolagem antes da confirmação do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RF-AP-005  </w:t>
      </w:r>
      <w:r w:rsidDel="00000000" w:rsidR="00000000" w:rsidRPr="00000000">
        <w:rPr>
          <w:sz w:val="21"/>
          <w:szCs w:val="21"/>
          <w:rtl w:val="0"/>
        </w:rPr>
        <w:t xml:space="preserve">Análise de eficiência por talhão: custo/kg, produtividade, qualidade entregue ao packing e margem contribuição — ranking automático dos talhões mais e menos eficientes da propriedade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2e8b46"/>
          <w:sz w:val="20"/>
          <w:szCs w:val="20"/>
          <w:rtl w:val="0"/>
        </w:rPr>
        <w:t xml:space="preserve">RF-AP-006  </w:t>
      </w:r>
      <w:sdt>
        <w:sdtPr>
          <w:id w:val="-185569595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Projeção de fluxo de caixa baseada em safras em andamento: colheita esperada → volume de packing → containers previstos → receita projetada com câmbio atual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2"/>
        <w:rPr/>
      </w:pPr>
      <w:sdt>
        <w:sdtPr>
          <w:id w:val="625601833"/>
          <w:tag w:val="goog_rdk_44"/>
        </w:sdtPr>
        <w:sdtContent>
          <w:ins w:author="Claude" w:id="8" w:date="2026-02-01T00:00:00Z">
            <w:r w:rsidDel="00000000" w:rsidR="00000000" w:rsidRPr="00000000">
              <w:rPr>
                <w:rtl w:val="0"/>
              </w:rPr>
              <w:t xml:space="preserve">2.40 — Armazéns Graneleiros e Silo-Bag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100" w:before="60" w:lineRule="auto"/>
        <w:rPr/>
      </w:pPr>
      <w:sdt>
        <w:sdtPr>
          <w:id w:val="954223459"/>
          <w:tag w:val="goog_rdk_46"/>
        </w:sdtPr>
        <w:sdtContent>
          <w:ins w:author="Claude" w:id="9" w:date="2026-02-01T00:00:00Z">
            <w:r w:rsidDel="00000000" w:rsidR="00000000" w:rsidRPr="00000000">
              <w:rPr>
                <w:b w:val="1"/>
                <w:bCs w:val="1"/>
                <w:i w:val="1"/>
                <w:iCs w:val="1"/>
                <w:color w:val="1a5c2a"/>
                <w:sz w:val="21"/>
                <w:szCs w:val="21"/>
                <w:rtl w:val="0"/>
              </w:rPr>
              <w:t xml:space="preserve">  ★  Gestão completa de armazenagem de grãos a granel — silos, armazéns convencionais e silo-bags com controle de qualidade, temperatura e emissão de Certificado de Depósito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80" w:before="80" w:lineRule="auto"/>
        <w:rPr/>
      </w:pPr>
      <w:sdt>
        <w:sdtPr>
          <w:id w:val="1981390221"/>
          <w:tag w:val="goog_rdk_48"/>
        </w:sdtPr>
        <w:sdtContent>
          <w:ins w:author="Claude" w:id="10" w:date="2026-02-01T00:00:00Z">
            <w:r w:rsidDel="00000000" w:rsidR="00000000" w:rsidRPr="00000000">
              <w:rPr>
                <w:rtl w:val="0"/>
              </w:rPr>
              <w:t xml:space="preserve">Módulo específico para a cadeia de grãos e oleaginosas. Controla entrada, armazenagem, conservação e saída de grãos a granel com rastreabilidade completa por lote e talhão de origem. Integra diretamente com o módulo de Produção Agrícola (origem) e Financeiro (valorização do estoque).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100" w:before="200" w:lineRule="auto"/>
        <w:rPr/>
      </w:pPr>
      <w:sdt>
        <w:sdtPr>
          <w:id w:val="1853937763"/>
          <w:tag w:val="goog_rdk_50"/>
        </w:sdtPr>
        <w:sdtContent>
          <w:ins w:author="Claude" w:id="11" w:date="2026-02-01T00:00:00Z"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Cadastro e Infraestrutura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55" w:before="55" w:lineRule="auto"/>
        <w:rPr/>
      </w:pPr>
      <w:sdt>
        <w:sdtPr>
          <w:id w:val="-1114154077"/>
          <w:tag w:val="goog_rdk_52"/>
        </w:sdtPr>
        <w:sdtContent>
          <w:ins w:author="Claude" w:id="12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RF-GR-001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Cadastro de unidades armazenadoras: silos metálicos, armazéns convencionais e silo-bags. Atributos: capacidade estática em toneladas, tipo de aeração (natural, forçada, refrigerada), sistema de termometria (cabos de temperatura), localização GPS e responsável operacional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55" w:before="55" w:lineRule="auto"/>
        <w:rPr/>
      </w:pPr>
      <w:sdt>
        <w:sdtPr>
          <w:id w:val="654056689"/>
          <w:tag w:val="goog_rdk_54"/>
        </w:sdtPr>
        <w:sdtContent>
          <w:ins w:author="Claude" w:id="13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RF-GR-002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Cadastro de silo-bags com geolocalização no mapa da propriedade, capacidade em toneladas, cultura armazenada, data de enchimento, validade estimada e condições de instalação (solo, drenagem, inclinação)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100" w:before="200" w:lineRule="auto"/>
        <w:rPr/>
      </w:pPr>
      <w:sdt>
        <w:sdtPr>
          <w:id w:val="1464480838"/>
          <w:tag w:val="goog_rdk_56"/>
        </w:sdtPr>
        <w:sdtContent>
          <w:ins w:author="Claude" w:id="14" w:date="2026-02-01T00:00:00Z"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Recebimento e Classificação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55" w:before="55" w:lineRule="auto"/>
        <w:rPr/>
      </w:pPr>
      <w:sdt>
        <w:sdtPr>
          <w:id w:val="-719915270"/>
          <w:tag w:val="goog_rdk_58"/>
        </w:sdtPr>
        <w:sdtContent>
          <w:ins w:author="Claude" w:id="15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RF-GR-003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de entrada de grãos por lote com rastreabilidade até o talhão de origem, colhedora e operador. Cada entrada vinculada ao romaneio de pesagem (integração com Módulo 2.41) e ao laudo de classificação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55" w:before="55" w:lineRule="auto"/>
        <w:rPr/>
      </w:pPr>
      <w:sdt>
        <w:sdtPr>
          <w:id w:val="1532362234"/>
          <w:tag w:val="goog_rdk_60"/>
        </w:sdtPr>
        <w:sdtContent>
          <w:ins w:author="Claude" w:id="16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RF-GR-004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Classificação física de grãos conforme Instruções Normativas MAPA: soja (IN 11/2007), milho (IN 60/2011), feijão (IN 12/2008), sorgo (IN 71/2017) e trigo (IN 38/2010). Parâmetros: umidade, impurezas, matérias estranhas, grãos ardidos, avariados, verdes, chochos, quebrados e manchados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55" w:before="55" w:lineRule="auto"/>
        <w:rPr/>
      </w:pPr>
      <w:sdt>
        <w:sdtPr>
          <w:id w:val="-1175732318"/>
          <w:tag w:val="goog_rdk_62"/>
        </w:sdtPr>
        <w:sdtContent>
          <w:ins w:author="Claude" w:id="17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RF-GR-005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Cálculo automático de quebra técnica por secagem: conversão do peso recebido na umidade de entrada para o peso equivalente no padrão comercial (soja 14%, milho 13%, feijão 15%, sorgo 13%). Fórmula: Peso Seco = Peso Úmido × (100 - Umidade Recebida) / (100 - Umidade Padrão)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55" w:before="55" w:lineRule="auto"/>
        <w:rPr/>
      </w:pPr>
      <w:sdt>
        <w:sdtPr>
          <w:id w:val="-895639360"/>
          <w:tag w:val="goog_rdk_64"/>
        </w:sdtPr>
        <w:sdtContent>
          <w:ins w:author="Claude" w:id="18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RF-GR-006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Cálculo automático de deságio por impureza e avaria: tabela de descontos configurável por cultura e por comprador/cooperativa. Impacto financeiro calculado automaticamente no valor da carga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55" w:before="55" w:lineRule="auto"/>
        <w:rPr/>
      </w:pPr>
      <w:sdt>
        <w:sdtPr>
          <w:id w:val="-2112316234"/>
          <w:tag w:val="goog_rdk_66"/>
        </w:sdtPr>
        <w:sdtContent>
          <w:ins w:author="Claude" w:id="19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RF-GR-007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Integração com analisadores NIR (Near Infrared): importação automática de leituras de proteína, óleo, umidade e fibra via porta serial ou API. Suporte aos equipamentos Perten DA 7250, Infratec 1241 e modelos Bruker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100" w:before="200" w:lineRule="auto"/>
        <w:rPr/>
      </w:pPr>
      <w:sdt>
        <w:sdtPr>
          <w:id w:val="-2068451470"/>
          <w:tag w:val="goog_rdk_68"/>
        </w:sdtPr>
        <w:sdtContent>
          <w:ins w:author="Claude" w:id="20" w:date="2026-02-01T00:00:00Z"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Conservação e Monitoramento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55" w:before="55" w:lineRule="auto"/>
        <w:rPr/>
      </w:pPr>
      <w:sdt>
        <w:sdtPr>
          <w:id w:val="1865900025"/>
          <w:tag w:val="goog_rdk_70"/>
        </w:sdtPr>
        <w:sdtContent>
          <w:ins w:author="Claude" w:id="21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RF-GR-008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Monitoramento de temperatura por cabo de termometria: leitura automática por sensor a cada intervalo configurável (padrão: 4h), mapa de calor do silo, alerta quando temperatura superar limites por cultura (soja: acima de 25°C, milho: acima de 28°C)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55" w:before="55" w:lineRule="auto"/>
        <w:rPr/>
      </w:pPr>
      <w:sdt>
        <w:sdtPr>
          <w:id w:val="-1691676715"/>
          <w:tag w:val="goog_rdk_72"/>
        </w:sdtPr>
        <w:sdtContent>
          <w:ins w:author="Claude" w:id="22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RF-GR-009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Controle de aeração: registro de horas de ventilação, temperatura do ar externo vs. interno, consumo de energia estimado. Recomendação automática de aeração baseada no diferencial térmico e umidade relativa do ar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55" w:before="55" w:lineRule="auto"/>
        <w:rPr/>
      </w:pPr>
      <w:sdt>
        <w:sdtPr>
          <w:id w:val="390133907"/>
          <w:tag w:val="goog_rdk_74"/>
        </w:sdtPr>
        <w:sdtContent>
          <w:ins w:author="Claude" w:id="23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RF-GR-010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Controle de fumigação: registro de produto utilizado (fosfina, dióxido de carbono), concentração, data de início/fim, responsável técnico e Receituário Agronômico. Bloqueio automático de movimentação durante período de carência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55" w:before="55" w:lineRule="auto"/>
        <w:rPr/>
      </w:pPr>
      <w:sdt>
        <w:sdtPr>
          <w:id w:val="-1009093891"/>
          <w:tag w:val="goog_rdk_76"/>
        </w:sdtPr>
        <w:sdtContent>
          <w:ins w:author="Claude" w:id="24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RF-GR-011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Alertas automáticos de deterioração: combinação de temperatura + umidade acima dos limites configura alerta de nível crítico com notificação ao responsável e sugestão de ação (aeração, transferência, secagem emergencial)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100" w:before="200" w:lineRule="auto"/>
        <w:rPr/>
      </w:pPr>
      <w:sdt>
        <w:sdtPr>
          <w:id w:val="-1782680607"/>
          <w:tag w:val="goog_rdk_78"/>
        </w:sdtPr>
        <w:sdtContent>
          <w:ins w:author="Claude" w:id="25" w:date="2026-02-01T00:00:00Z"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Saída e Documentação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55" w:before="55" w:lineRule="auto"/>
        <w:rPr/>
      </w:pPr>
      <w:sdt>
        <w:sdtPr>
          <w:id w:val="1650679174"/>
          <w:tag w:val="goog_rdk_80"/>
        </w:sdtPr>
        <w:sdtContent>
          <w:ins w:author="Claude" w:id="26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RF-GR-012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Emissão de Certificado de Depósito (CD) e Warrant conforme Lei 11.076/2004: documento eletrônico com dados do depositante, produto, quantidade, qualidade, local de armazenagem e prazo. Suporte a CPR (Cédula de Produto Rural) como garantia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55" w:before="55" w:lineRule="auto"/>
        <w:rPr/>
      </w:pPr>
      <w:sdt>
        <w:sdtPr>
          <w:id w:val="-454456240"/>
          <w:tag w:val="goog_rdk_82"/>
        </w:sdtPr>
        <w:sdtContent>
          <w:ins w:author="Claude" w:id="27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RF-GR-013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Controle de saída de grãos: vínculo obrigatório com contrato de venda (Módulo 2.42), emissão automática de NF-e de saída com NCM correto e integração SEFAZ. Baixa automática do estoque com rastreabilidade até o lote de origem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rPr/>
      </w:pPr>
      <w:sdt>
        <w:sdtPr>
          <w:id w:val="-554696469"/>
          <w:tag w:val="goog_rdk_84"/>
        </w:sdtPr>
        <w:sdtContent>
          <w:ins w:author="Claude" w:id="28" w:date="2026-02-01T00:00:00Z">
            <w:r w:rsidDel="00000000" w:rsidR="00000000" w:rsidRPr="00000000">
              <w:rPr>
                <w:rtl w:val="0"/>
              </w:rPr>
              <w:t xml:space="preserve">2.41 — Romaneio e Balança Rodoviária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100" w:before="60" w:lineRule="auto"/>
        <w:rPr/>
      </w:pPr>
      <w:sdt>
        <w:sdtPr>
          <w:id w:val="-148976582"/>
          <w:tag w:val="goog_rdk_86"/>
        </w:sdtPr>
        <w:sdtContent>
          <w:ins w:author="Claude" w:id="29" w:date="2026-02-01T00:00:00Z">
            <w:r w:rsidDel="00000000" w:rsidR="00000000" w:rsidRPr="00000000">
              <w:rPr>
                <w:b w:val="1"/>
                <w:bCs w:val="1"/>
                <w:i w:val="1"/>
                <w:iCs w:val="1"/>
                <w:color w:val="1a5c2a"/>
                <w:sz w:val="21"/>
                <w:szCs w:val="21"/>
                <w:rtl w:val="0"/>
              </w:rPr>
              <w:t xml:space="preserve">  ★  Pesagem integrada de veículos com emissão automática de Ticket de Pesagem e gestão de fila de caminhões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80" w:before="80" w:lineRule="auto"/>
        <w:rPr/>
      </w:pPr>
      <w:sdt>
        <w:sdtPr>
          <w:id w:val="-958848245"/>
          <w:tag w:val="goog_rdk_88"/>
        </w:sdtPr>
        <w:sdtContent>
          <w:ins w:author="Claude" w:id="30" w:date="2026-02-01T00:00:00Z">
            <w:r w:rsidDel="00000000" w:rsidR="00000000" w:rsidRPr="00000000">
              <w:rPr>
                <w:rtl w:val="0"/>
              </w:rPr>
              <w:t xml:space="preserve">Módulo operacional para a entrada e saída de grãos a granel em caminhões. Integra com a balança rodoviária em tempo real, eliminando digitação manual e garantindo rastreabilidade de cada carga desde a chegada do veículo até a emissão da nota fiscal.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00" w:before="200" w:lineRule="auto"/>
        <w:rPr/>
      </w:pPr>
      <w:sdt>
        <w:sdtPr>
          <w:id w:val="323173373"/>
          <w:tag w:val="goog_rdk_90"/>
        </w:sdtPr>
        <w:sdtContent>
          <w:ins w:author="Claude" w:id="31" w:date="2026-02-01T00:00:00Z"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Integração com Balança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55" w:before="55" w:lineRule="auto"/>
        <w:rPr/>
      </w:pPr>
      <w:sdt>
        <w:sdtPr>
          <w:id w:val="-2115610578"/>
          <w:tag w:val="goog_rdk_92"/>
        </w:sdtPr>
        <w:sdtContent>
          <w:ins w:author="Claude" w:id="32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RF-ROM-001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Integração com balanças rodoviárias via protocolo serial RS-232/RS-485 ou TCP/IP. Captura automática do peso bruto e tara sem digitação manual. Suporte aos principais fabricantes: Toledo, Filizola, Balmak e Líder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55" w:before="55" w:lineRule="auto"/>
        <w:rPr/>
      </w:pPr>
      <w:sdt>
        <w:sdtPr>
          <w:id w:val="-385899570"/>
          <w:tag w:val="goog_rdk_94"/>
        </w:sdtPr>
        <w:sdtContent>
          <w:ins w:author="Claude" w:id="33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RF-ROM-002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Fluxo completo de pesagem: entrada do veículo → identificação por placa (OCR de câmera ou digitação) → peso bruto → posicionamento para descarga → peso tara → cálculo automático do peso líquido → emissão do Ticket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55" w:before="55" w:lineRule="auto"/>
        <w:rPr/>
      </w:pPr>
      <w:sdt>
        <w:sdtPr>
          <w:id w:val="1026345155"/>
          <w:tag w:val="goog_rdk_96"/>
        </w:sdtPr>
        <w:sdtContent>
          <w:ins w:author="Claude" w:id="34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RF-ROM-003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Emissão de Ticket de Pesagem com QR Code: número sequencial, data/hora, placa do veículo, motorista, produto, peso bruto, tara, peso líquido, umidade, impureza e local de origem (talhão). Impressão automática em impressora térmica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00" w:before="200" w:lineRule="auto"/>
        <w:rPr/>
      </w:pPr>
      <w:sdt>
        <w:sdtPr>
          <w:id w:val="-873243397"/>
          <w:tag w:val="goog_rdk_98"/>
        </w:sdtPr>
        <w:sdtContent>
          <w:ins w:author="Claude" w:id="35" w:date="2026-02-01T00:00:00Z"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Gestão Operacional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55" w:before="55" w:lineRule="auto"/>
        <w:rPr/>
      </w:pPr>
      <w:sdt>
        <w:sdtPr>
          <w:id w:val="181308775"/>
          <w:tag w:val="goog_rdk_100"/>
        </w:sdtPr>
        <w:sdtContent>
          <w:ins w:author="Claude" w:id="36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RF-ROM-004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Controle de fila de caminhões: registro de chegada com placa e motorista, posição na fila, tempo médio de espera e previsão de atendimento. Painel visual para o operador da balança com status de cada veículo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55" w:before="55" w:lineRule="auto"/>
        <w:rPr/>
      </w:pPr>
      <w:sdt>
        <w:sdtPr>
          <w:id w:val="-2025803782"/>
          <w:tag w:val="goog_rdk_102"/>
        </w:sdtPr>
        <w:sdtContent>
          <w:ins w:author="Claude" w:id="37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RF-ROM-005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Vinculação automática de cada romaneio ao lote de produção, talhão de origem e safra. Rastreabilidade completa: da colheita até a saída do portão da propriedade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55" w:before="55" w:lineRule="auto"/>
        <w:rPr/>
      </w:pPr>
      <w:sdt>
        <w:sdtPr>
          <w:id w:val="471635130"/>
          <w:tag w:val="goog_rdk_104"/>
        </w:sdtPr>
        <w:sdtContent>
          <w:ins w:author="Claude" w:id="38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RF-ROM-006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Relatório de movimentação diária: total recebido por cultura, umidade média, quebra técnica total, número de cargas e veículos atendidos. Exportação automática para o módulo de Armazéns (2.40) e Financeiro (2.15)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55" w:before="55" w:lineRule="auto"/>
        <w:rPr/>
      </w:pPr>
      <w:sdt>
        <w:sdtPr>
          <w:id w:val="1158989758"/>
          <w:tag w:val="goog_rdk_106"/>
        </w:sdtPr>
        <w:sdtContent>
          <w:ins w:author="Claude" w:id="39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RF-ROM-007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Controle de divergências: alerta quando o peso líquido de uma carga desviar mais de X% (configurável) da média histórica daquele talhão/motorista. Registro de ocorrência com foto obrigatória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rPr/>
      </w:pPr>
      <w:sdt>
        <w:sdtPr>
          <w:id w:val="1776098479"/>
          <w:tag w:val="goog_rdk_108"/>
        </w:sdtPr>
        <w:sdtContent>
          <w:ins w:author="Claude" w:id="40" w:date="2026-02-01T00:00:00Z">
            <w:r w:rsidDel="00000000" w:rsidR="00000000" w:rsidRPr="00000000">
              <w:rPr>
                <w:rtl w:val="0"/>
              </w:rPr>
              <w:t xml:space="preserve">2.42 — Comercialização e Mercado Futuro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00" w:before="60" w:lineRule="auto"/>
        <w:rPr/>
      </w:pPr>
      <w:sdt>
        <w:sdtPr>
          <w:id w:val="403517389"/>
          <w:tag w:val="goog_rdk_110"/>
        </w:sdtPr>
        <w:sdtContent>
          <w:ins w:author="Claude" w:id="41" w:date="2026-02-01T00:00:00Z">
            <w:r w:rsidDel="00000000" w:rsidR="00000000" w:rsidRPr="00000000">
              <w:rPr>
                <w:b w:val="1"/>
                <w:bCs w:val="1"/>
                <w:i w:val="1"/>
                <w:iCs w:val="1"/>
                <w:color w:val="1a5c2a"/>
                <w:sz w:val="21"/>
                <w:szCs w:val="21"/>
                <w:rtl w:val="0"/>
              </w:rPr>
              <w:t xml:space="preserve">  ★  Gestão de contratos de venda de grãos com integração a cotações CBOT, B3 e ESALQ — simulador de receita e alertas de basis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80" w:before="80" w:lineRule="auto"/>
        <w:rPr/>
      </w:pPr>
      <w:sdt>
        <w:sdtPr>
          <w:id w:val="347650878"/>
          <w:tag w:val="goog_rdk_112"/>
        </w:sdtPr>
        <w:sdtContent>
          <w:ins w:author="Claude" w:id="42" w:date="2026-02-01T00:00:00Z">
            <w:r w:rsidDel="00000000" w:rsidR="00000000" w:rsidRPr="00000000">
              <w:rPr>
                <w:rtl w:val="0"/>
              </w:rPr>
              <w:t xml:space="preserve">Módulo estratégico para produtores e tradings que comercializam commodities. Centraliza todos os contratos de venda (disponível, a fixar, futuro), monitora cotações em tempo real e calcula o resultado financeiro de cada posição. Integra com o módulo Financeiro para projeção de fluxo de caixa.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100" w:before="200" w:lineRule="auto"/>
        <w:rPr/>
      </w:pPr>
      <w:sdt>
        <w:sdtPr>
          <w:id w:val="-828578127"/>
          <w:tag w:val="goog_rdk_114"/>
        </w:sdtPr>
        <w:sdtContent>
          <w:ins w:author="Claude" w:id="43" w:date="2026-02-01T00:00:00Z"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Contratos de Venda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55" w:before="55" w:lineRule="auto"/>
        <w:rPr/>
      </w:pPr>
      <w:sdt>
        <w:sdtPr>
          <w:id w:val="1175451378"/>
          <w:tag w:val="goog_rdk_116"/>
        </w:sdtPr>
        <w:sdtContent>
          <w:ins w:author="Claude" w:id="44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RF-COM-001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Cadastro de contratos de venda de grãos por tipo: mercado disponível (pronto), a fixar (volume fechado, preço aberto), CPR (Cédula de Produto Rural), contrato a termo e troca (barter com insumos). Atributos: comprador, cultura, volume em sacas/toneladas, preço base, moeda, prazo e local de entrega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55" w:before="55" w:lineRule="auto"/>
        <w:rPr/>
      </w:pPr>
      <w:sdt>
        <w:sdtPr>
          <w:id w:val="-623706873"/>
          <w:tag w:val="goog_rdk_118"/>
        </w:sdtPr>
        <w:sdtContent>
          <w:ins w:author="Claude" w:id="45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RF-COM-002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Gestão de fixações parciais: controle do volume já fixado vs. volume em aberto por contrato e por safra. Alerta de vencimento de prazo de fixação com antecedência configurável (padrão: 30 e 7 dias)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55" w:before="55" w:lineRule="auto"/>
        <w:rPr/>
      </w:pPr>
      <w:sdt>
        <w:sdtPr>
          <w:id w:val="1606119164"/>
          <w:tag w:val="goog_rdk_120"/>
        </w:sdtPr>
        <w:sdtContent>
          <w:ins w:author="Claude" w:id="46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RF-COM-003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de contratos de barter (troca com insumos): vinculação do contrato de venda de grãos ao contrato de compra de insumos (fertilizantes, defensivos, sementes), com equivalência em sacas e impacto no custo de produção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00" w:before="200" w:lineRule="auto"/>
        <w:rPr/>
      </w:pPr>
      <w:sdt>
        <w:sdtPr>
          <w:id w:val="1126483706"/>
          <w:tag w:val="goog_rdk_122"/>
        </w:sdtPr>
        <w:sdtContent>
          <w:ins w:author="Claude" w:id="47" w:date="2026-02-01T00:00:00Z"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Cotações e Basis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55" w:before="55" w:lineRule="auto"/>
        <w:rPr/>
      </w:pPr>
      <w:sdt>
        <w:sdtPr>
          <w:id w:val="-679963646"/>
          <w:tag w:val="goog_rdk_124"/>
        </w:sdtPr>
        <w:sdtContent>
          <w:ins w:author="Claude" w:id="48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RF-COM-004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Integração com cotações em tempo real: CBOT (soja, milho, trigo em US cents/bushel), B3 (contratos futuros BGI, CCM, SFI), ESALQ/BM&amp;FBovespa (indicadores de preço por praça) e câmbio BCB (PTAX). Atualização automática a cada 15 minutos durante pregão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55" w:before="55" w:lineRule="auto"/>
        <w:rPr/>
      </w:pPr>
      <w:sdt>
        <w:sdtPr>
          <w:id w:val="-1021469803"/>
          <w:tag w:val="goog_rdk_126"/>
        </w:sdtPr>
        <w:sdtContent>
          <w:ins w:author="Claude" w:id="49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RF-COM-005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Cálculo de basis por praça e período: Basis = Preço Local (R$/saca) - (Cotação CBOT em R$/saca convertida pelo câmbio). Histórico de basis dos últimos 5 anos por praça para análise sazonal e tomada de decisão de venda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55" w:before="55" w:lineRule="auto"/>
        <w:rPr/>
      </w:pPr>
      <w:sdt>
        <w:sdtPr>
          <w:id w:val="822407373"/>
          <w:tag w:val="goog_rdk_128"/>
        </w:sdtPr>
        <w:sdtContent>
          <w:ins w:author="Claude" w:id="50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RF-COM-006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Alertas de basis configuráveis: notificação quando o basis de determinada praça atingir o target definido pelo produtor. Suporte a alertas por e-mail, notificação push no app mobile e SMS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55" w:before="55" w:lineRule="auto"/>
        <w:rPr/>
      </w:pPr>
      <w:sdt>
        <w:sdtPr>
          <w:id w:val="2098603804"/>
          <w:tag w:val="goog_rdk_130"/>
        </w:sdtPr>
        <w:sdtContent>
          <w:ins w:author="Claude" w:id="51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RF-COM-007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Simulador de receita: interface onde o produtor informa volume, cotação esperada e câmbio projetado e obtém a receita líquida estimada após descontos de frete, armazenagem, classificação, FUNRURAL e comissão. Comparativo entre vender agora vs. aguardar fixação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100" w:before="200" w:lineRule="auto"/>
        <w:rPr/>
      </w:pPr>
      <w:sdt>
        <w:sdtPr>
          <w:id w:val="673841762"/>
          <w:tag w:val="goog_rdk_132"/>
        </w:sdtPr>
        <w:sdtContent>
          <w:ins w:author="Claude" w:id="52" w:date="2026-02-01T00:00:00Z"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Integração com Tradings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55" w:before="55" w:lineRule="auto"/>
        <w:rPr/>
      </w:pPr>
      <w:sdt>
        <w:sdtPr>
          <w:id w:val="-531281474"/>
          <w:tag w:val="goog_rdk_134"/>
        </w:sdtPr>
        <w:sdtContent>
          <w:ins w:author="Claude" w:id="53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RF-COM-008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Integração via API ou EDI com tradings e cooperativas: envio automático de posição de estoque disponível para venda, recebimento de propostas de compra e confirmação de contratos sem sair do sistema. Suporte inicial: Cargill, ADM, Bunge, Louis Dreyfus e cooperativas regionais via padrão AGROEDI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55" w:before="55" w:lineRule="auto"/>
        <w:rPr/>
      </w:pPr>
      <w:sdt>
        <w:sdtPr>
          <w:id w:val="1111203940"/>
          <w:tag w:val="goog_rdk_136"/>
        </w:sdtPr>
        <w:sdtContent>
          <w:ins w:author="Claude" w:id="54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RF-COM-009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Relatório de posição comercial consolidada: volume produzido por safra, volume vendido (fixado), volume em aberto, preço médio realizado vs. preço médio de mercado no período, receita total e receita potencial se tivesse vendido no pico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rPr/>
      </w:pPr>
      <w:sdt>
        <w:sdtPr>
          <w:id w:val="-1321432949"/>
          <w:tag w:val="goog_rdk_138"/>
        </w:sdtPr>
        <w:sdtContent>
          <w:ins w:author="Claude" w:id="55" w:date="2026-02-01T00:00:00Z">
            <w:r w:rsidDel="00000000" w:rsidR="00000000" w:rsidRPr="00000000">
              <w:rPr>
                <w:rtl w:val="0"/>
              </w:rPr>
              <w:t xml:space="preserve">2.43 — Classificação e Qualidade de Grãos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100" w:before="60" w:lineRule="auto"/>
        <w:rPr/>
      </w:pPr>
      <w:sdt>
        <w:sdtPr>
          <w:id w:val="-1395984878"/>
          <w:tag w:val="goog_rdk_140"/>
        </w:sdtPr>
        <w:sdtContent>
          <w:ins w:author="Claude" w:id="56" w:date="2026-02-01T00:00:00Z">
            <w:r w:rsidDel="00000000" w:rsidR="00000000" w:rsidRPr="00000000">
              <w:rPr>
                <w:b w:val="1"/>
                <w:bCs w:val="1"/>
                <w:i w:val="1"/>
                <w:iCs w:val="1"/>
                <w:color w:val="1a5c2a"/>
                <w:sz w:val="21"/>
                <w:szCs w:val="21"/>
                <w:rtl w:val="0"/>
              </w:rPr>
              <w:t xml:space="preserve">  ★  Laudos de classificação por cultura conforme normas MAPA — integração NIR, histórico por talhão e correlação qualidade × manejo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80" w:before="80" w:lineRule="auto"/>
        <w:rPr/>
      </w:pPr>
      <w:sdt>
        <w:sdtPr>
          <w:id w:val="1935806334"/>
          <w:tag w:val="goog_rdk_142"/>
        </w:sdtPr>
        <w:sdtContent>
          <w:ins w:author="Claude" w:id="57" w:date="2026-02-01T00:00:00Z">
            <w:r w:rsidDel="00000000" w:rsidR="00000000" w:rsidRPr="00000000">
              <w:rPr>
                <w:rtl w:val="0"/>
              </w:rPr>
              <w:t xml:space="preserve">Complementa o módulo 2.10 (Qualidade e Classificação), que é focado em produtos frescos. Este módulo atende especificamente a cadeia de grãos com os parâmetros, normas e fluxos próprios do setor.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100" w:before="200" w:lineRule="auto"/>
        <w:rPr/>
      </w:pPr>
      <w:sdt>
        <w:sdtPr>
          <w:id w:val="-2054157686"/>
          <w:tag w:val="goog_rdk_144"/>
        </w:sdtPr>
        <w:sdtContent>
          <w:ins w:author="Claude" w:id="58" w:date="2026-02-01T00:00:00Z"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Laudos e Classificação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55" w:before="55" w:lineRule="auto"/>
        <w:rPr/>
      </w:pPr>
      <w:sdt>
        <w:sdtPr>
          <w:id w:val="-809877759"/>
          <w:tag w:val="goog_rdk_146"/>
        </w:sdtPr>
        <w:sdtContent>
          <w:ins w:author="Claude" w:id="59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RF-CG-001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de laudo de classificação por lote: vinculado ao romaneio de pesagem (2.41) e ao armazém de destino (2.40). Parâmetros configuráveis por cultura conforme tabelas MAPA vigentes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55" w:before="55" w:lineRule="auto"/>
        <w:rPr/>
      </w:pPr>
      <w:sdt>
        <w:sdtPr>
          <w:id w:val="1707858327"/>
          <w:tag w:val="goog_rdk_148"/>
        </w:sdtPr>
        <w:sdtContent>
          <w:ins w:author="Claude" w:id="60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RF-CG-002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Tabelas de classificação pré-configuradas por cultura: Soja Tipo 1 (umidade ≤14%, impureza ≤1%, ardidos ≤1%), Milho Tipo 1 (umidade ≤13%, impureza ≤1%, ardidos ≤2%). Configuração de tabelas customizadas para contratos com especificações diferenciadas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55" w:before="55" w:lineRule="auto"/>
        <w:rPr/>
      </w:pPr>
      <w:sdt>
        <w:sdtPr>
          <w:id w:val="-214773813"/>
          <w:tag w:val="goog_rdk_150"/>
        </w:sdtPr>
        <w:sdtContent>
          <w:ins w:author="Claude" w:id="61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RF-CG-003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Resultado automático de tipo/classe: sistema calcula o enquadramento do lote (Tipo 1, 2, 3 ou Fora de Tipo) com base nos parâmetros registrados e aplica automaticamente o deságio correspondente da tabela do comprador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55" w:before="55" w:lineRule="auto"/>
        <w:rPr/>
      </w:pPr>
      <w:sdt>
        <w:sdtPr>
          <w:id w:val="1369766804"/>
          <w:tag w:val="goog_rdk_152"/>
        </w:sdtPr>
        <w:sdtContent>
          <w:ins w:author="Claude" w:id="62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RF-CG-004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Histórico de qualidade por talhão e safra: evolução de umidade na colheita, % de ardidos e impurezas ao longo das safras. Correlação automática com dados de manejo (defensivos aplicados, datas de colheita, clima) para identificar causas de baixa qualidade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55" w:before="55" w:lineRule="auto"/>
        <w:rPr/>
      </w:pPr>
      <w:sdt>
        <w:sdtPr>
          <w:id w:val="1281458244"/>
          <w:tag w:val="goog_rdk_154"/>
        </w:sdtPr>
        <w:sdtContent>
          <w:ins w:author="Claude" w:id="63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RF-CG-005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Análise de micotoxinas: registro de laudos laboratoriais de aflatoxinas, fumonisinas, zearalenona e deoxinivalenol (DON). Bloqueio automático de lote com resultado acima do limite legal (Resolução RDC 138/2017). Alerta imediato para todos os módulos vinculados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100" w:before="200" w:lineRule="auto"/>
        <w:rPr/>
      </w:pPr>
      <w:sdt>
        <w:sdtPr>
          <w:id w:val="-96412135"/>
          <w:tag w:val="goog_rdk_156"/>
        </w:sdtPr>
        <w:sdtContent>
          <w:ins w:author="Claude" w:id="64" w:date="2026-02-01T00:00:00Z"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Rastreabilidade e Relatórios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55" w:before="55" w:lineRule="auto"/>
        <w:rPr/>
      </w:pPr>
      <w:sdt>
        <w:sdtPr>
          <w:id w:val="-2128062610"/>
          <w:tag w:val="goog_rdk_158"/>
        </w:sdtPr>
        <w:sdtContent>
          <w:ins w:author="Claude" w:id="65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RF-CG-006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Rastreabilidade bidirecional completa: de um lote armazenado, localizar o talhão de origem, a safra, as OS de campo aplicadas (defensivos, fertilizantes, datas), as condições climáticas durante maturação e a colheitadeira utilizada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55" w:before="55" w:lineRule="auto"/>
        <w:rPr/>
      </w:pPr>
      <w:sdt>
        <w:sdtPr>
          <w:id w:val="-1751413538"/>
          <w:tag w:val="goog_rdk_160"/>
        </w:sdtPr>
        <w:sdtContent>
          <w:ins w:author="Claude" w:id="66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RF-CG-007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Relatório de qualidade média da safra por cultura: distribuição por tipo (% Tipo 1, Tipo 2, Tipo 3, Fora de Tipo), umidade média na colheita, principal causa de desclassificação. Base para planejamento do próximo ciclo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2"/>
        <w:rPr/>
      </w:pPr>
      <w:sdt>
        <w:sdtPr>
          <w:id w:val="-277777464"/>
          <w:tag w:val="goog_rdk_162"/>
        </w:sdtPr>
        <w:sdtContent>
          <w:ins w:author="Claude" w:id="67" w:date="2026-02-01T00:00:00Z">
            <w:r w:rsidDel="00000000" w:rsidR="00000000" w:rsidRPr="00000000">
              <w:rPr>
                <w:rtl w:val="0"/>
              </w:rPr>
              <w:t xml:space="preserve">2.44 — Comercialização com Cooperativas de Grãos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100" w:before="60" w:lineRule="auto"/>
        <w:rPr/>
      </w:pPr>
      <w:sdt>
        <w:sdtPr>
          <w:id w:val="2103446096"/>
          <w:tag w:val="goog_rdk_164"/>
        </w:sdtPr>
        <w:sdtContent>
          <w:ins w:author="Claude" w:id="68" w:date="2026-02-01T00:00:00Z">
            <w:r w:rsidDel="00000000" w:rsidR="00000000" w:rsidRPr="00000000">
              <w:rPr>
                <w:b w:val="1"/>
                <w:bCs w:val="1"/>
                <w:i w:val="1"/>
                <w:iCs w:val="1"/>
                <w:color w:val="1a5c2a"/>
                <w:sz w:val="21"/>
                <w:szCs w:val="21"/>
                <w:rtl w:val="0"/>
              </w:rPr>
              <w:t xml:space="preserve">  ★  Gestão completa da relação produtor-cooperativa: entrega de grãos, adiantamentos rurais, bonificações e extrato em tempo real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80" w:before="80" w:lineRule="auto"/>
        <w:rPr/>
      </w:pPr>
      <w:sdt>
        <w:sdtPr>
          <w:id w:val="-1906021036"/>
          <w:tag w:val="goog_rdk_166"/>
        </w:sdtPr>
        <w:sdtContent>
          <w:ins w:author="Claude" w:id="69" w:date="2026-02-01T00:00:00Z">
            <w:r w:rsidDel="00000000" w:rsidR="00000000" w:rsidRPr="00000000">
              <w:rPr>
                <w:rtl w:val="0"/>
              </w:rPr>
              <w:t xml:space="preserve">Extensão específica do Módulo 2.26 (Cooperativas) para o fluxo de grãos. Enquanto o 2.26 foca na gestão interna da cooperativa, este módulo foca na visão do produtor cooperado que entrega grãos, recebe adiantamentos e acompanha sua posição.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00" w:before="200" w:lineRule="auto"/>
        <w:rPr/>
      </w:pPr>
      <w:sdt>
        <w:sdtPr>
          <w:id w:val="-196921537"/>
          <w:tag w:val="goog_rdk_168"/>
        </w:sdtPr>
        <w:sdtContent>
          <w:ins w:author="Claude" w:id="70" w:date="2026-02-01T00:00:00Z"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Entrega e Recebimento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55" w:before="55" w:lineRule="auto"/>
        <w:rPr/>
      </w:pPr>
      <w:sdt>
        <w:sdtPr>
          <w:id w:val="-1883814832"/>
          <w:tag w:val="goog_rdk_170"/>
        </w:sdtPr>
        <w:sdtContent>
          <w:ins w:author="Claude" w:id="71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RF-COP-001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de entrega de grãos à cooperativa: vinculação com o romaneio de pesagem (2.41), laudo de classificação (2.43) e contrato de entrega. Geração automática do comprovante de entrega com peso líquido, qualidade e valor bruto estimado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55" w:before="55" w:lineRule="auto"/>
        <w:rPr/>
      </w:pPr>
      <w:sdt>
        <w:sdtPr>
          <w:id w:val="-811381876"/>
          <w:tag w:val="goog_rdk_172"/>
        </w:sdtPr>
        <w:sdtContent>
          <w:ins w:author="Claude" w:id="72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RF-COP-002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Desconto automático de encargos na entrega: FUNRURAL (1,5% para pessoa física ou 1,2% para pessoa jurídica), SENAR (0,2%), taxa de armazenagem da cooperativa e outros descontos configuráveis por tipo de cooperado e contrato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55" w:before="55" w:lineRule="auto"/>
        <w:rPr/>
      </w:pPr>
      <w:sdt>
        <w:sdtPr>
          <w:id w:val="-1292049572"/>
          <w:tag w:val="goog_rdk_174"/>
        </w:sdtPr>
        <w:sdtContent>
          <w:ins w:author="Claude" w:id="73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RF-COP-003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Contrato de integração com cooperativa: definição de volume mínimo garantido de entrega por safra, faixas de bonificação por qualidade acima do padrão (ex: proteína acima de 38% em soja = bônus de R$ X/saca), penalidades por não entrega e condições de retirada de insumos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100" w:before="200" w:lineRule="auto"/>
        <w:rPr/>
      </w:pPr>
      <w:sdt>
        <w:sdtPr>
          <w:id w:val="-1385308054"/>
          <w:tag w:val="goog_rdk_176"/>
        </w:sdtPr>
        <w:sdtContent>
          <w:ins w:author="Claude" w:id="74" w:date="2026-02-01T00:00:00Z"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Financeiro e Adiantamentos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55" w:before="55" w:lineRule="auto"/>
        <w:rPr/>
      </w:pPr>
      <w:sdt>
        <w:sdtPr>
          <w:id w:val="-686608776"/>
          <w:tag w:val="goog_rdk_178"/>
        </w:sdtPr>
        <w:sdtContent>
          <w:ins w:author="Claude" w:id="75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RF-COP-004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Gestão de adiantamentos rurais (ACC — Adiantamento sobre Contrato de Câmbio para grãos de exportação e crédito rural convencional): registro do valor adiantado, taxa de juros, indexador (CDI, SELIC, IPCA ou fixo), prazo e vinculação à safra correspondente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55" w:before="55" w:lineRule="auto"/>
        <w:rPr/>
      </w:pPr>
      <w:sdt>
        <w:sdtPr>
          <w:id w:val="-863074905"/>
          <w:tag w:val="goog_rdk_180"/>
        </w:sdtPr>
        <w:sdtContent>
          <w:ins w:author="Claude" w:id="76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RF-COP-005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Extrato do cooperado em tempo real: posição de grãos entregues e ainda a entregar, contratos em aberto, adiantamentos recebidos com saldo devedor atualizado, valores a receber por fixação futura e saldo líquido estimado. Disponível no Portal do Produtor (Módulo 2.25)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55" w:before="55" w:lineRule="auto"/>
        <w:rPr/>
      </w:pPr>
      <w:sdt>
        <w:sdtPr>
          <w:id w:val="-132995941"/>
          <w:tag w:val="goog_rdk_182"/>
        </w:sdtPr>
        <w:sdtContent>
          <w:ins w:author="Claude" w:id="77" w:date="2026-02-01T00:00:00Z">
            <w:r w:rsidDel="00000000" w:rsidR="00000000" w:rsidRPr="00000000">
              <w:rPr>
                <w:b w:val="1"/>
                <w:bCs w:val="1"/>
                <w:color w:val="2e8b46"/>
                <w:sz w:val="20"/>
                <w:szCs w:val="20"/>
                <w:rtl w:val="0"/>
              </w:rPr>
              <w:t xml:space="preserve">RF-COP-006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Acerto final de safra: cálculo consolidado de receita bruta (grãos entregues × preço médio de fixação), menos descontos (FUNRURAL, SENAR, armazenagem, frete, adiantamentos + juros), resultado líquido do produtor e lançamento automático na Conta Corrente do Produtor (2.14)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1"/>
        <w:rPr/>
      </w:pPr>
      <w:r w:rsidDel="00000000" w:rsidR="00000000" w:rsidRPr="00000000">
        <w:rPr>
          <w:rtl w:val="0"/>
        </w:rPr>
        <w:t xml:space="preserve">4. Requisitos Não Funcionais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9"/>
        <w:gridCol w:w="2795"/>
        <w:gridCol w:w="5636"/>
        <w:tblGridChange w:id="0">
          <w:tblGrid>
            <w:gridCol w:w="929"/>
            <w:gridCol w:w="2795"/>
            <w:gridCol w:w="56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Especificação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Arquitetura SaaS Multiempresa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sdt>
              <w:sdtPr>
                <w:id w:val="-1297677126"/>
                <w:tag w:val="goog_rdk_183"/>
              </w:sdtPr>
              <w:sdtContent>
                <w:commentRangeStart w:id="7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Isolamento completo de dados por tenant. Multi-tenancy com schema separado por empresa ou row-level security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 de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2FA obrigatório para perfis críticos. JWT com expiração configurável. Senhas com hash Argon2id. Rate limiting por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Auditoria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imutável de todas as operações de escrita com usuário, timestamp, IP, dado anterior e novo. Exportável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de resposta &lt; 2 segundos em 95% das requisições. Paginação obrigatória em listas. Índices otimizados no banco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IndexedDB no app mobile para armazenamento local. Sincronização por fila com resolução de conflitos (last-write-wins configurável)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OpenAPI 3.0 documentado. Versionamento de API. Rate limiting por plano. Webhooks para eventos assíncronos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LGPD + GDPR compliance. Consentimento de uso. Direito ao esquecimento. Portabilidade de dados. DPO 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SLA mínimo de 99,5% (downtime máximo de ~44h/ano). 99,9% para planos Enterprise. Monitoramento 24/7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Backup automático diário com retenção de 30 dias. Backup incremental a cada 6h. RPO máximo de 6h. RTO máximo de 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Arquitetura horizontal com load balancer. Auto-scaling baseado em CPU/memória. CDN para assets estáticos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 de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SSL/TLS 1.3 em todas as comunicações. HSTS habilitado. CSP configurado. Certificados auto-renovados (Let's Encrypt ou similar)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Ativação e desativação de módulos sem deploy. Feature flags por tenant. Módulos opcionais isolados do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Chrome, Firefox, Safari, Edge (últimas 2 versões). Resoluções 1280px+. Mobile 375px+. PWA para acesso offline básico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Internacionalização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i18n com suporte a PT-BR, EN e ES. Formatos de data, número e moeda por localidade. Fusos horários configuráveis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Reference completa. Changelog versionado. Guias de integração. Documentação de configuração de módulos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 centralizados (ELK ou similar). APM para rastreamento de performance. Alertas de erros em tempo real para equipe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Conformidade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Comunicação com SEFAZ homologado e produção. Contingência offline para NF-e. Certificado digital A1/A3 gerenciado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Controle de Dispositivos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de dispositivos autorizados por usuário. Alerta e bloqueio de novo dispositivo. Revogação remota de sessão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1"/>
        <w:rPr/>
      </w:pPr>
      <w:r w:rsidDel="00000000" w:rsidR="00000000" w:rsidRPr="00000000">
        <w:rPr>
          <w:rtl w:val="0"/>
        </w:rPr>
        <w:t xml:space="preserve">5. Integrações Externas</w:t>
      </w:r>
    </w:p>
    <w:tbl>
      <w:tblPr>
        <w:tblStyle w:val="Table9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7"/>
        <w:gridCol w:w="1541"/>
        <w:gridCol w:w="2293"/>
        <w:gridCol w:w="3099"/>
        <w:tblGridChange w:id="0">
          <w:tblGrid>
            <w:gridCol w:w="2427"/>
            <w:gridCol w:w="1541"/>
            <w:gridCol w:w="2293"/>
            <w:gridCol w:w="30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Sistema /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Módulos Beneficiados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Protocolo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SEFAZ (NF-e / CT-e / MDF-e)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Obrigatória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Fiscal, Exportação, Frota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SOAP + XML assinado com certificado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Bancos (OFX / CNAB240)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Arquivo OFX para extrato; CNAB para remessa/retorno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APIs de Navios/Armadores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Exportação,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 API — MSC, Maersk, CMA-CGM, Evergreen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GPS e Rastreamento de Frota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Frota,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Integração via API com plataformas Samsara, Omnilink, Autotrac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Cool Farm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Carbono, Certificações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CSV/XLS export + REST API quando disponível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FieldView (Bayer)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 Agrícola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 API — importação de mapas e dados de máquinas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John Deere Operations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Produção, Frota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 API — telemetria de máquinas CANBUS/ISOBUS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CNH Industrial (Case/New Holland)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Frota,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 API — dados operacionais de tratores e colheitadeiras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Trimble 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 Agrícola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 API — dados de aplicação e navegação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Balanças Industriais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Packing House, Frota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Serial RS232 / USB / Ethernet — protocolo Toledo ou Filizola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Impressoras de Etiquetas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Packing 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ZPL (Zebra), EPL — etiquetas com QR Code e Code128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Sensores IoT (Clima/Umidade)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 Agrícola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MQTT / HTTP REST — integração com estações Davis, Onset, Campbell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Hidrômetros e Medidores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 Agrícola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Pulso digital ou Modbus RTU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SISBOV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Vacaria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Arquivo TXT padrão MAPA para registro bovino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Equipamentos de Análise de Leite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Vacaria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Integração com analisadores Foss, Bentley — arquivo CSV/XML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Sistemas de Ordenha Automatizada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Vacaria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 API — Lely, DeLaval, GEA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Portais de Certificação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GLOBALG.A.P. GGN Lookup API para verificação de certificados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APIs Portuárias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Logística, Exportação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 API quando disponível — Porto de Santos, Porto de Itajaí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 Central (Câmbio)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 API pública do BCB para cotações diárias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Obrigatória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Webservice SOAP — eventos de admissão, demissão, folha e SST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1"/>
        <w:rPr/>
      </w:pPr>
      <w:r w:rsidDel="00000000" w:rsidR="00000000" w:rsidRPr="00000000">
        <w:rPr>
          <w:rtl w:val="0"/>
        </w:rPr>
        <w:t xml:space="preserve">6. Regras de Negócio</w:t>
      </w:r>
    </w:p>
    <w:p w:rsidR="00000000" w:rsidDel="00000000" w:rsidP="00000000" w:rsidRDefault="00000000" w:rsidRPr="00000000" w14:paraId="0000050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As regras de negócio definem restrições e comportamentos obrigatórios do sistema que não podem ser contornados por nenhum usuário, independente do perfil. Violações devem gerar mensagens de erro claras indicando a regra violada.</w:t>
      </w:r>
    </w:p>
    <w:p w:rsidR="00000000" w:rsidDel="00000000" w:rsidP="00000000" w:rsidRDefault="00000000" w:rsidRPr="00000000" w14:paraId="00000507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Compras e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RN-01  </w:t>
      </w:r>
      <w:r w:rsidDel="00000000" w:rsidR="00000000" w:rsidRPr="00000000">
        <w:rPr>
          <w:sz w:val="21"/>
          <w:szCs w:val="21"/>
          <w:rtl w:val="0"/>
        </w:rPr>
        <w:t xml:space="preserve">Solicitações de compra com valor acima do limite configurável por nível hierárquico exigem aprovação do nível superior antes de avançar para cotação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RN-02  </w:t>
      </w:r>
      <w:r w:rsidDel="00000000" w:rsidR="00000000" w:rsidRPr="00000000">
        <w:rPr>
          <w:sz w:val="21"/>
          <w:szCs w:val="21"/>
          <w:rtl w:val="0"/>
        </w:rPr>
        <w:t xml:space="preserve">Nenhum defensivo agrícola pode ser aplicado (OS concluída) sem receituário agronômico válido e vigente cadastrado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RN-27  </w:t>
      </w:r>
      <w:r w:rsidDel="00000000" w:rsidR="00000000" w:rsidRPr="00000000">
        <w:rPr>
          <w:sz w:val="21"/>
          <w:szCs w:val="21"/>
          <w:rtl w:val="0"/>
        </w:rPr>
        <w:t xml:space="preserve">Produtos sem registro no MAPA ficam ocultos para todos os usuários exceto o administrador — configurável por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RN-31  </w:t>
      </w:r>
      <w:r w:rsidDel="00000000" w:rsidR="00000000" w:rsidRPr="00000000">
        <w:rPr>
          <w:sz w:val="21"/>
          <w:szCs w:val="21"/>
          <w:rtl w:val="0"/>
        </w:rPr>
        <w:t xml:space="preserve">A dedução automática de insumos de embalagem no packing é opcional e configurável por produto — quando desativada, o operador realiza o lançamento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RN-32  </w:t>
      </w:r>
      <w:r w:rsidDel="00000000" w:rsidR="00000000" w:rsidRPr="00000000">
        <w:rPr>
          <w:sz w:val="21"/>
          <w:szCs w:val="21"/>
          <w:rtl w:val="0"/>
        </w:rPr>
        <w:t xml:space="preserve">O controle PEPS pode ser ativado ou desativado individualmente por armazém sem impacto nos demais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RN-33  </w:t>
      </w:r>
      <w:r w:rsidDel="00000000" w:rsidR="00000000" w:rsidRPr="00000000">
        <w:rPr>
          <w:sz w:val="21"/>
          <w:szCs w:val="21"/>
          <w:rtl w:val="0"/>
        </w:rPr>
        <w:t xml:space="preserve">Produtos com data de validade expirada são automaticamente identificados como obsoletos — workflow de decisão obrigatório antes de qualquer movimentação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RN-34  </w:t>
      </w:r>
      <w:r w:rsidDel="00000000" w:rsidR="00000000" w:rsidRPr="00000000">
        <w:rPr>
          <w:sz w:val="21"/>
          <w:szCs w:val="21"/>
          <w:rtl w:val="0"/>
        </w:rPr>
        <w:t xml:space="preserve">Descarte de resíduos perigosos (Classe I) exige empresa cadastrada com licença ambiental vigente — sistema bloqueia o lançamento sem empresa habilitada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RN-35  </w:t>
      </w:r>
      <w:r w:rsidDel="00000000" w:rsidR="00000000" w:rsidRPr="00000000">
        <w:rPr>
          <w:sz w:val="21"/>
          <w:szCs w:val="21"/>
          <w:rtl w:val="0"/>
        </w:rPr>
        <w:t xml:space="preserve">Venda de resíduos recicláveis gera lançamento automático de receita no módulo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RN-39  </w:t>
      </w:r>
      <w:r w:rsidDel="00000000" w:rsidR="00000000" w:rsidRPr="00000000">
        <w:rPr>
          <w:sz w:val="21"/>
          <w:szCs w:val="21"/>
          <w:rtl w:val="0"/>
        </w:rPr>
        <w:t xml:space="preserve">Alertas de estoque crítico são enviados automaticamente para os responsáveis configurados no cadastro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Produção e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RN-03  </w:t>
      </w:r>
      <w:r w:rsidDel="00000000" w:rsidR="00000000" w:rsidRPr="00000000">
        <w:rPr>
          <w:sz w:val="21"/>
          <w:szCs w:val="21"/>
          <w:rtl w:val="0"/>
        </w:rPr>
        <w:t xml:space="preserve">Nenhuma ordem de serviço de campo pode ser concluída sem registro de pelo menos uma evidência fotográfica geolocalizada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RN-05  </w:t>
      </w:r>
      <w:r w:rsidDel="00000000" w:rsidR="00000000" w:rsidRPr="00000000">
        <w:rPr>
          <w:sz w:val="21"/>
          <w:szCs w:val="21"/>
          <w:rtl w:val="0"/>
        </w:rPr>
        <w:t xml:space="preserve">Lote de produção deve ter ID único e rastreável até o talhão de origem — sistema impede duplicidade de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RN-17  </w:t>
      </w:r>
      <w:r w:rsidDel="00000000" w:rsidR="00000000" w:rsidRPr="00000000">
        <w:rPr>
          <w:sz w:val="21"/>
          <w:szCs w:val="21"/>
          <w:rtl w:val="0"/>
        </w:rPr>
        <w:t xml:space="preserve">Os custos acumulados na estufa são transferidos automaticamente ao centro de custo do talhão no momento do registro do transplantio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RN-18  </w:t>
      </w:r>
      <w:r w:rsidDel="00000000" w:rsidR="00000000" w:rsidRPr="00000000">
        <w:rPr>
          <w:sz w:val="21"/>
          <w:szCs w:val="21"/>
          <w:rtl w:val="0"/>
        </w:rPr>
        <w:t xml:space="preserve">Até o transplantio ser registrado, o lote de mudas não pertence a nenhum talhão — custo permanece na estufa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RN-19  </w:t>
      </w:r>
      <w:r w:rsidDel="00000000" w:rsidR="00000000" w:rsidRPr="00000000">
        <w:rPr>
          <w:sz w:val="21"/>
          <w:szCs w:val="21"/>
          <w:rtl w:val="0"/>
        </w:rPr>
        <w:t xml:space="preserve">Nenhum transplantio pode ser executado em talhão sem aprovação formal de aptidão para plantio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RN-20  </w:t>
      </w:r>
      <w:r w:rsidDel="00000000" w:rsidR="00000000" w:rsidRPr="00000000">
        <w:rPr>
          <w:sz w:val="21"/>
          <w:szCs w:val="21"/>
          <w:rtl w:val="0"/>
        </w:rPr>
        <w:t xml:space="preserve">Replantio é obrigatoriamente registrado com motivo da perda — requisito de rastreabilidade para GLOBALG.A.P.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RN-26  </w:t>
      </w:r>
      <w:r w:rsidDel="00000000" w:rsidR="00000000" w:rsidRPr="00000000">
        <w:rPr>
          <w:sz w:val="21"/>
          <w:szCs w:val="21"/>
          <w:rtl w:val="0"/>
        </w:rPr>
        <w:t xml:space="preserve">Safra encerrada bloqueia qualquer edição — reabertura somente via workflow com aprovação do responsável e registro de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RN-36  </w:t>
      </w:r>
      <w:r w:rsidDel="00000000" w:rsidR="00000000" w:rsidRPr="00000000">
        <w:rPr>
          <w:sz w:val="21"/>
          <w:szCs w:val="21"/>
          <w:rtl w:val="0"/>
        </w:rPr>
        <w:t xml:space="preserve">O módulo de hidrômetro só está disponível se ativado nas configurações — registros de consumo de água são bloqueados quando desativado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Packing 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RN-06  </w:t>
      </w:r>
      <w:r w:rsidDel="00000000" w:rsidR="00000000" w:rsidRPr="00000000">
        <w:rPr>
          <w:sz w:val="21"/>
          <w:szCs w:val="21"/>
          <w:rtl w:val="0"/>
        </w:rPr>
        <w:t xml:space="preserve">O packing house não libera nenhum pallet para expedição sem etiqueta válida com QR Code ou Code128 impressa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RN-06B  </w:t>
      </w:r>
      <w:r w:rsidDel="00000000" w:rsidR="00000000" w:rsidRPr="00000000">
        <w:rPr>
          <w:sz w:val="21"/>
          <w:szCs w:val="21"/>
          <w:rtl w:val="0"/>
        </w:rPr>
        <w:t xml:space="preserve">Nenhuma etiqueta de pallet pode ser gerada sem que o pallet esteja vinculado a um romaneio de venda ativo — sistema bloqueia a impressão sem essa associação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RN-06C  </w:t>
      </w:r>
      <w:r w:rsidDel="00000000" w:rsidR="00000000" w:rsidRPr="00000000">
        <w:rPr>
          <w:sz w:val="21"/>
          <w:szCs w:val="21"/>
          <w:rtl w:val="0"/>
        </w:rPr>
        <w:t xml:space="preserve">Se o romaneio de venda for alterado após impressão de etiquetas (mudança de navio, container ou calibre), os pallets com etiqueta desatualizada são marcados automaticamente e reimpressão é obrigatória antes do carregamento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RN-06D  </w:t>
      </w:r>
      <w:r w:rsidDel="00000000" w:rsidR="00000000" w:rsidRPr="00000000">
        <w:rPr>
          <w:sz w:val="21"/>
          <w:szCs w:val="21"/>
          <w:rtl w:val="0"/>
        </w:rPr>
        <w:t xml:space="preserve">Cada reimpressão de etiqueta deve ser justificada e registrada no log de auditoria — o número do pallet permanece o mesmo para não quebrar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RN-06E  </w:t>
      </w:r>
      <w:r w:rsidDel="00000000" w:rsidR="00000000" w:rsidRPr="00000000">
        <w:rPr>
          <w:sz w:val="21"/>
          <w:szCs w:val="21"/>
          <w:rtl w:val="0"/>
        </w:rPr>
        <w:t xml:space="preserve">Carregamento só pode ser iniciado no sistema após selecionar o container e o romaneio correspondente — não é possível registrar pallet avulso sem romaneio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RN-06F  </w:t>
      </w:r>
      <w:r w:rsidDel="00000000" w:rsidR="00000000" w:rsidRPr="00000000">
        <w:rPr>
          <w:sz w:val="21"/>
          <w:szCs w:val="21"/>
          <w:rtl w:val="0"/>
        </w:rPr>
        <w:t xml:space="preserve">Pallet com QR Code que não pertence ao romaneio do container em carregamento é bloqueado imediatamente — operador não pode confirmar o carregamento sem resolver a divergência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RN-06G  </w:t>
      </w:r>
      <w:r w:rsidDel="00000000" w:rsidR="00000000" w:rsidRPr="00000000">
        <w:rPr>
          <w:sz w:val="21"/>
          <w:szCs w:val="21"/>
          <w:rtl w:val="0"/>
        </w:rPr>
        <w:t xml:space="preserve">Leitura duplicada do mesmo QR Code durante o carregamento gera alerta imediato com bloqueio automático — sistema aciona aviso sonoro e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RN-06H  </w:t>
      </w:r>
      <w:r w:rsidDel="00000000" w:rsidR="00000000" w:rsidRPr="00000000">
        <w:rPr>
          <w:sz w:val="21"/>
          <w:szCs w:val="21"/>
          <w:rtl w:val="0"/>
        </w:rPr>
        <w:t xml:space="preserve">O container só é liberado para gate-in após 100% dos pallets do romaneio confirmados ou após aprovação formal das divergências com justificativa registrada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RN-06I  </w:t>
      </w:r>
      <w:r w:rsidDel="00000000" w:rsidR="00000000" w:rsidRPr="00000000">
        <w:rPr>
          <w:sz w:val="21"/>
          <w:szCs w:val="21"/>
          <w:rtl w:val="0"/>
        </w:rPr>
        <w:t xml:space="preserve">O peso total carregado confirmado no controle de carregamento alimenta automaticamente o campo de peso bruto da invoice — nenhuma digitação manual é permitida para esse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RN-12  </w:t>
      </w:r>
      <w:r w:rsidDel="00000000" w:rsidR="00000000" w:rsidRPr="00000000">
        <w:rPr>
          <w:sz w:val="21"/>
          <w:szCs w:val="21"/>
          <w:rtl w:val="0"/>
        </w:rPr>
        <w:t xml:space="preserve">Nenhum container pode ser fechado e lacrado sem registro obrigatório de: foto interna da carga, foto externa do container e foto do lacre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RN-28  </w:t>
      </w:r>
      <w:r w:rsidDel="00000000" w:rsidR="00000000" w:rsidRPr="00000000">
        <w:rPr>
          <w:sz w:val="21"/>
          <w:szCs w:val="21"/>
          <w:rtl w:val="0"/>
        </w:rPr>
        <w:t xml:space="preserve">Qualidade classificada como Vermelha exige justificativa detalhada e evidências fotográficas — bloqueia faturamento até aprovação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RN-14  </w:t>
      </w:r>
      <w:r w:rsidDel="00000000" w:rsidR="00000000" w:rsidRPr="00000000">
        <w:rPr>
          <w:sz w:val="21"/>
          <w:szCs w:val="21"/>
          <w:rtl w:val="0"/>
        </w:rPr>
        <w:t xml:space="preserve">Divergências entre peso declarado e peso conferido, ou qualidade diferente do padrão contratado, geram automaticamente uma Não Conformidade vinculada ao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Exportação 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RN-07  </w:t>
      </w:r>
      <w:r w:rsidDel="00000000" w:rsidR="00000000" w:rsidRPr="00000000">
        <w:rPr>
          <w:sz w:val="21"/>
          <w:szCs w:val="21"/>
          <w:rtl w:val="0"/>
        </w:rPr>
        <w:t xml:space="preserve">Faturamento de exportação (emissão de invoice) só é permitido após confirmação formal do booking pelo armador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RN-13  </w:t>
      </w:r>
      <w:r w:rsidDel="00000000" w:rsidR="00000000" w:rsidRPr="00000000">
        <w:rPr>
          <w:sz w:val="21"/>
          <w:szCs w:val="21"/>
          <w:rtl w:val="0"/>
        </w:rPr>
        <w:t xml:space="preserve">Cut-off documental é monitorado automaticamente pelo sistema — alertas são enviados 72h, 48h e 24h antes do vencimento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RN-15  </w:t>
      </w:r>
      <w:r w:rsidDel="00000000" w:rsidR="00000000" w:rsidRPr="00000000">
        <w:rPr>
          <w:sz w:val="21"/>
          <w:szCs w:val="21"/>
          <w:rtl w:val="0"/>
        </w:rPr>
        <w:t xml:space="preserve">Nenhum container pode ser liberado para gate-in sem todos os itens do checklist de expedição aprovados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RN-16  </w:t>
      </w:r>
      <w:r w:rsidDel="00000000" w:rsidR="00000000" w:rsidRPr="00000000">
        <w:rPr>
          <w:sz w:val="21"/>
          <w:szCs w:val="21"/>
          <w:rtl w:val="0"/>
        </w:rPr>
        <w:t xml:space="preserve">Documentos de exportação (Fito, DUE, Invoice) não podem ser enviados ao cliente/despachante sem aprovação de pelo menos 2 setores distintos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RN-29  </w:t>
      </w:r>
      <w:r w:rsidDel="00000000" w:rsidR="00000000" w:rsidRPr="00000000">
        <w:rPr>
          <w:sz w:val="21"/>
          <w:szCs w:val="21"/>
          <w:rtl w:val="0"/>
        </w:rPr>
        <w:t xml:space="preserve">Quando o preço negociado for inferior ao custo calculado pelo módulo de formação de preço, o sistema gera alerta crítico em vermelho e notifica o gestor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RN-30  </w:t>
      </w:r>
      <w:r w:rsidDel="00000000" w:rsidR="00000000" w:rsidRPr="00000000">
        <w:rPr>
          <w:sz w:val="21"/>
          <w:szCs w:val="21"/>
          <w:rtl w:val="0"/>
        </w:rPr>
        <w:t xml:space="preserve">Valores negativos no Account Sales (descontos de qualidade) seguem o contrato de rateio configurado por produtor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RN-11  </w:t>
      </w:r>
      <w:r w:rsidDel="00000000" w:rsidR="00000000" w:rsidRPr="00000000">
        <w:rPr>
          <w:sz w:val="21"/>
          <w:szCs w:val="21"/>
          <w:rtl w:val="0"/>
        </w:rPr>
        <w:t xml:space="preserve">Toda exportação concluída gera automaticamente um histórico financeiro de container com todos os custos e receitas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Cooperativas e Produtores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RN-21  </w:t>
      </w:r>
      <w:r w:rsidDel="00000000" w:rsidR="00000000" w:rsidRPr="00000000">
        <w:rPr>
          <w:sz w:val="21"/>
          <w:szCs w:val="21"/>
          <w:rtl w:val="0"/>
        </w:rPr>
        <w:t xml:space="preserve">Insumos distribuídos a produtores pelo almoxarifado cooperado ficam em estoque segregado e vinculados ao produtor correspondente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RN-22  </w:t>
      </w:r>
      <w:r w:rsidDel="00000000" w:rsidR="00000000" w:rsidRPr="00000000">
        <w:rPr>
          <w:sz w:val="21"/>
          <w:szCs w:val="21"/>
          <w:rtl w:val="0"/>
        </w:rPr>
        <w:t xml:space="preserve">O rateio de custos entre produtores é configurável por tipo de custo — por paletes, caixas, peso ou valor proporcional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RN-23  </w:t>
      </w:r>
      <w:r w:rsidDel="00000000" w:rsidR="00000000" w:rsidRPr="00000000">
        <w:rPr>
          <w:sz w:val="21"/>
          <w:szCs w:val="21"/>
          <w:rtl w:val="0"/>
        </w:rPr>
        <w:t xml:space="preserve">Account Sales multi-produtor seguem regras específicas de rateio configuradas no contrato de cada produtor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RN-24  </w:t>
      </w:r>
      <w:r w:rsidDel="00000000" w:rsidR="00000000" w:rsidRPr="00000000">
        <w:rPr>
          <w:sz w:val="21"/>
          <w:szCs w:val="21"/>
          <w:rtl w:val="0"/>
        </w:rPr>
        <w:t xml:space="preserve">O gestor da cooperativa pode acessar dados individuais de cada cooperado e o consolidado de 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RN-25  </w:t>
      </w:r>
      <w:r w:rsidDel="00000000" w:rsidR="00000000" w:rsidRPr="00000000">
        <w:rPr>
          <w:sz w:val="21"/>
          <w:szCs w:val="21"/>
          <w:rtl w:val="0"/>
        </w:rPr>
        <w:t xml:space="preserve">Produtor cooperado visualiza exclusivamente seus próprios dados — sistema impede acesso a informações de outros cooperados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Vacaria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RN-37  </w:t>
      </w:r>
      <w:r w:rsidDel="00000000" w:rsidR="00000000" w:rsidRPr="00000000">
        <w:rPr>
          <w:sz w:val="21"/>
          <w:szCs w:val="21"/>
          <w:rtl w:val="0"/>
        </w:rPr>
        <w:t xml:space="preserve">Animal só pode ser submetido a novo processo reprodutivo após intervalo mínimo pós-parto configurável (padrão: 45 dias)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Patrimônio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RN-38  </w:t>
      </w:r>
      <w:r w:rsidDel="00000000" w:rsidR="00000000" w:rsidRPr="00000000">
        <w:rPr>
          <w:sz w:val="21"/>
          <w:szCs w:val="21"/>
          <w:rtl w:val="0"/>
        </w:rPr>
        <w:t xml:space="preserve">O cálculo de depreciação patrimonial é executado automaticamente todo dia 1º do mês com lançamento no financeiro — sem intervenção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RN-40  </w:t>
      </w:r>
      <w:r w:rsidDel="00000000" w:rsidR="00000000" w:rsidRPr="00000000">
        <w:rPr>
          <w:sz w:val="21"/>
          <w:szCs w:val="21"/>
          <w:rtl w:val="0"/>
        </w:rPr>
        <w:t xml:space="preserve">OKRs cadastrados devem ter revisão periódica obrigatória (frequência configurável) com atualização do progresso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Consistência entre Módulos — Comportamento em Falhas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As regras abaixo definem o comportamento obrigatório do sistema quando uma integração automática entre módulos falhar. Cada falha deve ser registrada, notificada e resolvida sem bloquear a operação quando não for crítico para rastreabilidade ou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RN-41  </w:t>
      </w:r>
      <w:r w:rsidDel="00000000" w:rsidR="00000000" w:rsidRPr="00000000">
        <w:rPr>
          <w:sz w:val="21"/>
          <w:szCs w:val="21"/>
          <w:rtl w:val="0"/>
        </w:rPr>
        <w:t xml:space="preserve">Se a dedução automática de materiais de embalagem no packing falhar (produto sem estoque, integração indisponível), o sistema registra a paletização com pendência de dedução e notifica o almoxarifado — o packing NÃO é bloqueado, mas a pendência aparece no dashboard até regularização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RN-42  </w:t>
      </w:r>
      <w:r w:rsidDel="00000000" w:rsidR="00000000" w:rsidRPr="00000000">
        <w:rPr>
          <w:sz w:val="21"/>
          <w:szCs w:val="21"/>
          <w:rtl w:val="0"/>
        </w:rPr>
        <w:t xml:space="preserve">Se a transferência automática de custos da estufa ao talhão no transplantio falhar, a operação de transplantio é registrada e a transferência de custo entra em fila de reprocessamento — relatório de custos sinaliza transferência pendente até regularização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RN-43  </w:t>
      </w:r>
      <w:r w:rsidDel="00000000" w:rsidR="00000000" w:rsidRPr="00000000">
        <w:rPr>
          <w:sz w:val="21"/>
          <w:szCs w:val="21"/>
          <w:rtl w:val="0"/>
        </w:rPr>
        <w:t xml:space="preserve">Se a integração com SEFAZ estiver indisponível, o sistema entra automaticamente em modo de contingência (SVC-AN) com emissão offline — ao restabelecer a conexão, sincroniza documentos pendentes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RN-44  </w:t>
      </w:r>
      <w:r w:rsidDel="00000000" w:rsidR="00000000" w:rsidRPr="00000000">
        <w:rPr>
          <w:sz w:val="21"/>
          <w:szCs w:val="21"/>
          <w:rtl w:val="0"/>
        </w:rPr>
        <w:t xml:space="preserve">Se a API do armador estiver indisponível para atualização de ETA/ETD, o sistema mantém o último valor registrado e sinaliza como 'não atualizado' — operador pode atualizar manualmente sem perder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RN-45  </w:t>
      </w:r>
      <w:r w:rsidDel="00000000" w:rsidR="00000000" w:rsidRPr="00000000">
        <w:rPr>
          <w:sz w:val="21"/>
          <w:szCs w:val="21"/>
          <w:rtl w:val="0"/>
        </w:rPr>
        <w:t xml:space="preserve">Conflitos de dados offline no app mobile (dois técnicos registram aplicações diferentes no mesmo talhão enquanto offline) são resolvidos por merge estratégico: ambos os registros são mantidos com marcação de conflito e alerta para o supervisor resolver manualmente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RN-46  </w:t>
      </w:r>
      <w:r w:rsidDel="00000000" w:rsidR="00000000" w:rsidRPr="00000000">
        <w:rPr>
          <w:sz w:val="21"/>
          <w:szCs w:val="21"/>
          <w:rtl w:val="0"/>
        </w:rPr>
        <w:t xml:space="preserve">OCR de Account Sales com acurácia abaixo de 95% por campo (limiar configurável) sinaliza o campo com baixa confiança em vermelho — operador deve confirmar ou corrigir manualmente antes de finalizar o rateio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RN-47  </w:t>
      </w:r>
      <w:r w:rsidDel="00000000" w:rsidR="00000000" w:rsidRPr="00000000">
        <w:rPr>
          <w:sz w:val="21"/>
          <w:szCs w:val="21"/>
          <w:rtl w:val="0"/>
        </w:rPr>
        <w:t xml:space="preserve">A acurácia mínima aceitável do OCR de Account Sales é 95% por campo. O sistema deve incluir indicador de confiança por campo e fluxo de revisão manual obrigatório para campos abaixo do limiar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55" w:before="55" w:lineRule="auto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RN-48  </w:t>
      </w:r>
      <w:r w:rsidDel="00000000" w:rsidR="00000000" w:rsidRPr="00000000">
        <w:rPr>
          <w:sz w:val="21"/>
          <w:szCs w:val="21"/>
          <w:rtl w:val="0"/>
        </w:rPr>
        <w:t xml:space="preserve">Testes de carga do sistema devem ser realizados com mínimo de 200 usuários simultâneos para clientes Enterprise (critério de aceite de performance atualizado)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1"/>
        <w:rPr/>
      </w:pPr>
      <w:r w:rsidDel="00000000" w:rsidR="00000000" w:rsidRPr="00000000">
        <w:rPr>
          <w:rtl w:val="0"/>
        </w:rPr>
        <w:t xml:space="preserve">7. Fluxos Principais</w:t>
      </w:r>
    </w:p>
    <w:p w:rsidR="00000000" w:rsidDel="00000000" w:rsidP="00000000" w:rsidRDefault="00000000" w:rsidRPr="00000000" w14:paraId="00000549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de Geração de Etiquetas e Controle de Carregamento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80" w:before="100" w:lineRule="auto"/>
        <w:jc w:val="center"/>
        <w:rPr/>
      </w:pPr>
      <w:sdt>
        <w:sdtPr>
          <w:id w:val="-328733376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rtl w:val="0"/>
            </w:rPr>
            <w:t xml:space="preserve">Romaneio de Venda Emitido → Pallets Vinculados ao Romaneio → Geração de Etiquetas (lote ou individual) → Pré-visualização → Impressão via ZPL (Zebra) → QR Code + Code128 no Pallet → Início do Carregamento no Sistema → Leitura de QR Code por Pallet → Validação em Tempo Real (pertence ao romaneio? calibre confere? já carregado?) → Painel de Progresso → Divergências Registradas como NC → Foto do Container Fechado → Relatório de Conformidade → Liberação para Gate-in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Completo de Safra — do Planejamento à Exportação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80" w:before="100" w:lineRule="auto"/>
        <w:jc w:val="center"/>
        <w:rPr/>
      </w:pPr>
      <w:sdt>
        <w:sdtPr>
          <w:id w:val="1326891751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rtl w:val="0"/>
            </w:rPr>
            <w:t xml:space="preserve">Planejamento de Safra → Semeadura na Estufa → Monitoramento de Mudas → Preparo de Área → Transplantio → Ordens de Serviço de Campo (irrigação, aplicações, poda) → Monitoramento de Pragas → Colheita → Packing House → Classificação → Paletização → Câmara Fria → Expedição → Container → Gate-in → Embarque → Tracking Marítimo → Chegada ao Destino → Account Sales → Rateio → Pagamento ao Produtor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de Compras e Suprimentos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80" w:before="100" w:lineRule="auto"/>
        <w:jc w:val="center"/>
        <w:rPr/>
      </w:pPr>
      <w:sdt>
        <w:sdtPr>
          <w:id w:val="1918996563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rtl w:val="0"/>
            </w:rPr>
            <w:t xml:space="preserve">Alerta de Estoque Mínimo → Solicitação de Compra → Aprovação por Nível Hierárquico → Cotação com Fornecedores → Comparativo Automático → Pedido de Compra → Recebimento Físico → Conferência (físico x NF) → Entrada de NF-e via XML → Estoque Atualizado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de Packing House com Dedução Automática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80" w:before="100" w:lineRule="auto"/>
        <w:jc w:val="center"/>
        <w:rPr/>
      </w:pPr>
      <w:sdt>
        <w:sdtPr>
          <w:id w:val="816372646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rtl w:val="0"/>
            </w:rPr>
            <w:t xml:space="preserve">Recepção da Colheita (pesagem na balança) → Inspeção Inicial → Classificação por Calibre → Lavagem e Higienização → Tratamentos Pós-Colheita → Embalagem + Dedução Automática de Insumos → Etiqueta QR Code por Pallet → Câmara Fria → Romaneio → Expedição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de Exportação com GO/NO-GO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80" w:before="100" w:lineRule="auto"/>
        <w:jc w:val="center"/>
        <w:rPr/>
      </w:pPr>
      <w:sdt>
        <w:sdtPr>
          <w:id w:val="-1239834039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rtl w:val="0"/>
            </w:rPr>
            <w:t xml:space="preserve">Booking Confirmado → Seleção de Pallets → Carregamento do Container (fotos obrigatórias) → Lacre e VGM → Gate-in no Porto → Pré-check Documental Automático → Aprovação GO/NO-GO (2 setores) → Emissão de Invoice + Packing List → Certificado Fitossanitário → DUE → BL → Tracking Marítimo → ETA Confirmado → Chegada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Financeiro Completo da Exportação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80" w:before="100" w:lineRule="auto"/>
        <w:jc w:val="center"/>
        <w:rPr/>
      </w:pPr>
      <w:sdt>
        <w:sdtPr>
          <w:id w:val="39348746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rtl w:val="0"/>
            </w:rPr>
            <w:t xml:space="preserve">Embarque Realizado → Histórico Financeiro de Container Criado Automaticamente → Account Sales Recebido do Importador → Importação via OCR → Classificação de Qualidade → Aplicação de Descontos Automáticos → Rateio por Produtor → Abatimento de Adiantamentos → Lançamento na Conta Corrente do Produtor → Pagamento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de Account Sales e Rateio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80" w:before="100" w:lineRule="auto"/>
        <w:jc w:val="center"/>
        <w:rPr/>
      </w:pPr>
      <w:sdt>
        <w:sdtPr>
          <w:id w:val="365741827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rtl w:val="0"/>
            </w:rPr>
            <w:t xml:space="preserve">Recebimento do Account Sales → Importação (manual/OCR/XLS) → Vinculação ao Container → Classificação de Qualidade (Verde/Amarelo/Vermelho) → Aplicação de Descontos por Regra → Rateio por Exportador/Produtor/Cooperado → Integração Financeira → Lançamento Conta Corrente → Abatimento de Adiantamento → Emissão de Extrato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de Rolagem de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80" w:before="100" w:lineRule="auto"/>
        <w:jc w:val="center"/>
        <w:rPr/>
      </w:pPr>
      <w:sdt>
        <w:sdtPr>
          <w:id w:val="-357081091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rtl w:val="0"/>
            </w:rPr>
            <w:t xml:space="preserve">Notificação do Armador → Registro da Rolagem (motivo + evidências) → Cálculo Automático de Custos Extras → Sugestão de Novo Navio → Criação de Novo Booking → Geração de Carta ao Armador → Resposta do Armador (aceito/recusado) → Absorção no Financeiro ou Cobrança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de Gestão de Estoque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80" w:before="100" w:lineRule="auto"/>
        <w:jc w:val="center"/>
        <w:rPr/>
      </w:pPr>
      <w:sdt>
        <w:sdtPr>
          <w:id w:val="-963358337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rtl w:val="0"/>
            </w:rPr>
            <w:t xml:space="preserve">Monitoramento Contínuo → Estoque Atinge Nível Amarelo → Alerta ao Responsável → Estoque Atinge Nível Vermelho → Alerta Crítico + Solicitação de Compra Automática Sugerida → Aprovação → Pedido de Compra → Reposição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de Certificação GLOBALG.A.P.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80" w:before="100" w:lineRule="auto"/>
        <w:jc w:val="center"/>
        <w:rPr/>
      </w:pPr>
      <w:sdt>
        <w:sdtPr>
          <w:id w:val="-1492876584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rtl w:val="0"/>
            </w:rPr>
            <w:t xml:space="preserve">Planejamento de Auditoria → Preenchimento de Checklists por Módulo → Registro de Evidências → Identificação de NCs → Plano de Ação Corretiva → Execução → Verificação de Eficácia → Auditoria Interna → Auditoria Externa → Emissão de Certificado → Alerta de Renovação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de Estufas e Transplantio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80" w:before="100" w:lineRule="auto"/>
        <w:jc w:val="center"/>
        <w:rPr/>
      </w:pPr>
      <w:sdt>
        <w:sdtPr>
          <w:id w:val="1304951643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rtl w:val="0"/>
            </w:rPr>
            <w:t xml:space="preserve">Semeadura (semente + substrato) → Monitoramento de Germinação → Aplicações na Estufa → Controle de Perdas → Cálculo do Custo da Muda → Preparo da Área → Aprovação para Plantio → Seleção do Lote de Mudas → Transplantio (total ou parcial) → Transferência Automática de Custos → Talhão Ativo → Início das OS de Campo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de Resíduos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80" w:before="100" w:lineRule="auto"/>
        <w:jc w:val="center"/>
        <w:rPr/>
      </w:pPr>
      <w:sdt>
        <w:sdtPr>
          <w:id w:val="1124478151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rtl w:val="0"/>
            </w:rPr>
            <w:t xml:space="preserve">Geração de Resíduo → Segregação por Tipo (perigoso/reciclável/orgânico) → Armazenamento Temporário → Decisão de Destinação (venda/doação/descarte) → Seleção de Empresa Habilitada → Emissão de MTR → Transporte → Recebimento do CDF → Registro Finalizado → Relatório de Conformidade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Reprodutivo da Vacaria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80" w:before="100" w:lineRule="auto"/>
        <w:jc w:val="center"/>
        <w:rPr/>
      </w:pPr>
      <w:sdt>
        <w:sdtPr>
          <w:id w:val="-1900109422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rtl w:val="0"/>
            </w:rPr>
            <w:t xml:space="preserve">Identificação do Cio → Inseminação Artificial / Monta Natural → Diagnóstico de Gestação (DG) → Gestação Acompanhada → Pré-parto (alerta 14 dias antes) → Parto Registrado → Bezerro Cadastrado → Início da Lactação → Controle de Produção → Secagem (60 dias antes) → Novo Ciclo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Patrimonial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80" w:before="100" w:lineRule="auto"/>
        <w:jc w:val="center"/>
        <w:rPr/>
      </w:pPr>
      <w:sdt>
        <w:sdtPr>
          <w:id w:val="-1177955098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rtl w:val="0"/>
            </w:rPr>
            <w:t xml:space="preserve">Aquisição do Bem → Cadastro com Nota Fiscal → Etiqueta QR Code → Localização Registrada → Uso no Centro de Custo → Manutenções Registradas → Depreciação Mensal Automática → Inventário Físico Periódico → Reavaliação (quando aplicável) → Baixa (venda/descarte/sinistro)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de Análise de Solo e Recomendação de Adubação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80" w:before="80" w:lineRule="auto"/>
        <w:jc w:val="center"/>
        <w:rPr/>
      </w:pPr>
      <w:sdt>
        <w:sdtPr>
          <w:id w:val="1714920270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sz w:val="21"/>
              <w:szCs w:val="21"/>
              <w:rtl w:val="0"/>
            </w:rPr>
            <w:t xml:space="preserve">Coleta de Amostra no Talhão → Envio ao Laboratório → Importação do Laudo (PDF/XLS) → Sistema Interpreta Parâmetros → Comparação com Faixa Ideal por Cultura → Recomendação de Calagem e Adubação → Geração de OS de Preparo de Área → Aplicação com Almoxarifado Integrado → Registros no Caderno de Campo GLOBALG.A.P.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de Qualidade Pós-Colheita (Shelf-Life)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80" w:before="80" w:lineRule="auto"/>
        <w:jc w:val="center"/>
        <w:rPr/>
      </w:pPr>
      <w:sdt>
        <w:sdtPr>
          <w:id w:val="518300916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sz w:val="21"/>
              <w:szCs w:val="21"/>
              <w:rtl w:val="0"/>
            </w:rPr>
            <w:t xml:space="preserve">Embalagem do Pallet → Entrada na Câmara Fria → Registro Inicial de Brix/Firmeza/Coloração → Amostragens Periódicas (intervalo configurável) → Curva de Evolução → Alerta de Risco (Brix/Firmeza próximos ao limiar) → Priorização de Embarque → Relatório de Shelf-Life Anexado ao Container → Exportado ao Cliente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de Reclamação de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80" w:before="80" w:lineRule="auto"/>
        <w:jc w:val="center"/>
        <w:rPr/>
      </w:pPr>
      <w:sdt>
        <w:sdtPr>
          <w:id w:val="-450061010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sz w:val="21"/>
              <w:szCs w:val="21"/>
              <w:rtl w:val="0"/>
            </w:rPr>
            <w:t xml:space="preserve">Reclamação Recebida (e-mail/portal) → Registro no Sistema com Vinculação ao Container/Invoice → Rastreabilidade até o Pallet de Origem → Investigação de Causa Raiz → Plano de Ação Corretiva → Resposta Formal ao Cliente (PDF) → NC Gerada no Módulo de Qualidade → Impacto Financeiro no Account Sales → Indicadores Atualizados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Fluxo de Abertura de Novo Talhão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80" w:before="80" w:lineRule="auto"/>
        <w:jc w:val="center"/>
        <w:rPr/>
      </w:pPr>
      <w:sdt>
        <w:sdtPr>
          <w:id w:val="-1764647290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c2a"/>
              <w:sz w:val="21"/>
              <w:szCs w:val="21"/>
              <w:rtl w:val="0"/>
            </w:rPr>
            <w:t xml:space="preserve">Aquisição/Arrendamento → Georreferenciamento (GPS/polígono) → Análise de Solo → Importação do Laudo → Correção de Solo (calagem/gessagem) → Cadastro no CAR → Registro no GLOBALG.A.P. GGN → Histórico Zerado → Apto para Primeiro Plantio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1"/>
        <w:rPr/>
      </w:pPr>
      <w:r w:rsidDel="00000000" w:rsidR="00000000" w:rsidRPr="00000000">
        <w:rPr>
          <w:rtl w:val="0"/>
        </w:rPr>
        <w:t xml:space="preserve">8. Roadmap de Desenvolvimento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0"/>
        <w:gridCol w:w="1200"/>
        <w:gridCol w:w="3600"/>
        <w:gridCol w:w="2960"/>
        <w:tblGridChange w:id="0">
          <w:tblGrid>
            <w:gridCol w:w="1600"/>
            <w:gridCol w:w="1200"/>
            <w:gridCol w:w="36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1 —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Meses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Cadastros base, Usuários e Segurança, Suprimentos e Compras, Almoxarifado básico, Financeiro básico, Fiscal básico (NF-e), Dashboard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 funcional — controle de entrada e saída de insumos, emissão de NF-e, fluxo financeiro básico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2 — Produção Agrícola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Meses 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 Agrícola completa, Estufas e Transplantio, Pluviometria, Caderno de Campo, Controle de Água/Hidrômetro, PEPS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Operação de campo totalmente registrada, rastreabilidade do talhão, custos por safra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3 — Packing 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Meses 7–9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Packing House completo, Qualidade e Classificação, Logística e Expedição, Dedução automática de insumos de embalagem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Linha de packing operacional, rastreabilidade pallet, etiquetas QR Code, romaneio de expedição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4 — Logística e Exportação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Meses 10–12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Frota e Manutenção, Exportação e Documentação, Rolagem de Container, Conta Corrente de Produtores, Fiscal completo (CT-e, MDF-e)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Fluxo de exportação completo com GO/NO-GO, rastreamento de container, histórico financeiro por 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5 — BI 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Meses 13–15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 Completo, Dashboard por módulo, KPIs estratégicos, OKRs, Análise preditiva, Formação de 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Dashboards gerenciais por área, alertas inteligentes, formação de preço automatizada, OKRs rastreáveis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6 — Portais e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Meses 16–18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do Cliente (com Timeline), Portal do Produtor, Portal do Fornecedor, Portal do Despachante, Aplicativo Mobile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Portais externos operacionais, app de campo com offline e sincronização automática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7 — Módulos Especializados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Meses 19–22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Sales e Rateio, Adiantamentos Internacionais, Histórico Financeiro, Sustentabilidade e Carbono, Cooperativas, Certificações completas, Patrimônio, Vacaria, Resíduos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completa do agronegócio — todos os 36 módulos operacionais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8 — IA e Automações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Meses 23–24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 para previsões preditivas, Previsão de demanda e estoque, Otimizações automáticas, Análise de padrões históricos, Alertas inteligentes baseados em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proativo — sugere ações antes dos problemas ocorrerem, com base em padrões históricos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⚠️  Nota Crítica sobre o Roadmap — Fase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análise especializada identificou que a Fase 7 original (M19–22) concentra módulos de alta complexidade em um único período de 4 meses (Account Sales, Carbono, Cooperativas, Vacaria, Resíduos, Patrimônio), representando risco de atraso. Recomenda-se a divisão em duas fases: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Fase 7A (M19–21) — Financeiro avançado: Account Sales e Rateio, Adiantamentos Internacionais, Histórico Financeiro por Container, Formação de Preço completa. Entregável: ciclo financeiro de exportação 100% automatizado.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Fase 7B (M22–24) — Especializados e compliance: Sustentabilidade e Carbono, Cooperativas, Certificações completas, Patrimônio e Amortização, Vacaria, Resíduos, Shelf-Life, Reclamações de Clientes. Entregável: cobertura total de compliance e módulos opcionais.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Fase 8 (M25–26) — IA e automações: análise preditiva de produtividade, previsão de rolagem, benchmark entre propriedades, alertas inteligentes ML. Esta fase passa para M25–26, estendendo o roadmap para 26 meses com maior segurança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1"/>
        <w:rPr/>
      </w:pPr>
      <w:r w:rsidDel="00000000" w:rsidR="00000000" w:rsidRPr="00000000">
        <w:rPr>
          <w:rtl w:val="0"/>
        </w:rPr>
        <w:t xml:space="preserve">9. Critérios de Aceite</w:t>
      </w:r>
    </w:p>
    <w:p w:rsidR="00000000" w:rsidDel="00000000" w:rsidP="00000000" w:rsidRDefault="00000000" w:rsidRPr="00000000" w14:paraId="000005A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Os critérios de aceite definem o padrão mínimo de qualidade para que um módulo seja considerado entregue. Todos os itens abaixo devem ser satisfeitos antes da liberação para produção.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600"/>
        <w:gridCol w:w="3360"/>
        <w:tblGridChange w:id="0">
          <w:tblGrid>
            <w:gridCol w:w="2400"/>
            <w:gridCol w:w="36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Verificar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Módulos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os RFs implementados conforme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 funcional por caso de uso documentado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Testes de 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mínima de 80% em testes unitários e 100% em testes de integração críticos (exportação, financeiro, fiscal)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 de cobertura de testes automatizados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Conformidade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NF-e, CT-e e MDF-e emitidos e aceitos em produção pelo SEFAZ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Notas emitidas em ambiente de produção sem rejeição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Dashboards operacionais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KPIs carregando em menos de 2 segundos com dados 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 de performance com dataset de produção simulado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Permissões 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perfil acessa somente o que tem permissão — teste cruzado de 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Testes de invasão por perfil (pen test simplificado)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Etiquetas e carregamento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Etiqueta só gerada com romaneio ativo; QR Code lido e validado no carregamento; peso total carregado alimenta a invoice automaticamente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Simular romaneio completo: gerar etiquetas, carregar container, conferir 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GO/NO-GO funcionando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Nenhum container pode ser liberado sem workflow de aprovação 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 de bypass — todos os atalhos bloqueados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Auditoria sem 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de auditoria registrando 100% das operações de escrita com dados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Revisão de amostra de 100 operações aleatórias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Cut-offs automatizados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Alertas enviados nos 3 momentos definidos (72h, 48h, 24h)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 cut-off de teste e verificar envio dos alertas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offline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Dados coletados sem conexão sincronizados corretamente ao reconectar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 em campo sem WiFi/4G por 2 horas, depois sincronizar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Integrações testadas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SEFAZ, GPS, Banco Central e APIs de navios funcionando em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Emissão de nota real, cotação de câmbio real, tracking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Dedução automática 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Estoque de embalagem debitado corretamente ao registrar paletização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Comparar estoque antes e depois de 10 paletizações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PEPS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Quando ativo, o sistema sugere o lote mais antigo para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Cadastrar 3 lotes com datas diferentes e verificar a sugestão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resíduos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MTR emitido e CDF vinculado corretamente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Ciclo completo de teste com resíduo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Vacaria 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Cálculo de CCS, produção diária e custo por animal corretos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Comparar resultados calculados com dados de referência externos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Shelf-life e reclamações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Shelf-life emitindo alerta de risco; reclamação vinculada ao pallet rastreável em &lt; 3 cliques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Simular reclamação real com container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Análise de solo e GDA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Laudo importado gera recomendação de adubação; GDA calculado e alertando janela de colheita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Importar laudo real de laboratório e validar recomendação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OCR Account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OCR com acurácia mínima de 95% por campo; campos abaixo do limiar sinalizados para revisão manual obrigatória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Importar 20 PDFs de Account Sales reais e medir acurácia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com &lt; 2s em 95% das requisições com 200 usuários simultâneos — não apenas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 de carga com 200 usuários simultâneos antes do go-live 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Patrimônio calculando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Depreciação mensal lançada automaticamente no financeiro com valor correto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lançamento no 1º do mês após cadastro do bem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 com insights acionáveis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Drill-down de KPI leva ao detalhe operacional relevante em todos os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Revisão de cada dashboard com usuário do perfil correspondente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OKRs rastreáveis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Progresso atualiza automaticamente ao registrar dados nos módulos correspondentes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Cadastrar OKR vinculado a produtividade e registrar uma safra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95% das requisições respondendo em menos de 2 segundos com 50 usuários simultâneos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 de carga com ferramenta k6 ou JMeter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1"/>
        <w:rPr/>
      </w:pPr>
      <w:r w:rsidDel="00000000" w:rsidR="00000000" w:rsidRPr="00000000">
        <w:rPr>
          <w:rtl w:val="0"/>
        </w:rPr>
        <w:t xml:space="preserve">10. Glossário Técnico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Demonstrativo de vendas enviado pelo importador após comercializar os produtos no mercado de destino, com detalhamento de receitas, descontos e custos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 / 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Adiantamento sobre Contrato de Câmbio (ACC) e Adiantamento sobre Cambiais Entregues (ACE) — modalidades de antecipação de receita de exportação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Amortização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Redução gradual do valor contábil de um ativo intangível ao longo de sua vida útil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 (Bill of Lading)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Conhecimento de Embarque — documento emitido pelo armador que comprova o recebimento da carga para transporte marítimo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Reserva formal de espaço no navio para embarque de container, feita junto ao armador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Ambiental Rural — registro georreferenciado da propriedade rural obrigatório pela lei federal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Contagem Bacteriana Total — indicador de qualidade higiênica do leite, medido em UFC/mL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Contagem de Células Somáticas — indicador de saúde da glândula mamária bovina, relacionado à mastite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Certificado de Destinação Final — documento emitido pela empresa que recebeu o resíduo comprovando sua destinação adequada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Fiscal de Operações e Prestações — código que define a natureza fiscal de cada operação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Cut-off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Prazo limite irrevogável — documental (entrega de documentos), operacional (entrega do container) ou VGM (envio do peso verificado)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DAP / CAF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Declaração de Aptidão ao PRONAF / Cadastro da Agricultura Familiar — documentos de enquadramento para agricultores familiares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Depreciação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Redução sistemática do valor contábil de um ativo tangível ao longo de sua vida útil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Demurrage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Multa cobrada pelo armador por exceder o período de uso permitido do 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Drawback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Regime aduaneiro especial que suspende ou isenta tributos na importação de insumos destinados à industrialização de produtos para exportação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Declaração Única de Exportação — documento eletrônico que substitui o Registro de Exportação (RE) e o Registro de Venda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 / ETD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Estimated Time of Arrival / Estimated Time of Departure — data estimada de chegada e partida do navio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Certificado Fitossanitário — documento emitido pelo MAPA atestando que a carga vegetal atende às exigências sanitárias do país importador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Gate-in / Gate-out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Entrada (gate-in) e saída (gate-out) do container no terminal portuário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GHG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Protocolo de Gases de Efeito Estufa — metodologia internacionalmente aceita para inventário e relato de emissões de carbono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GLOBALG.A.P.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Agricultural Practices — certificação internacional de boas práticas agrícolas, obrigatória para exportação para vários mercados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Ganho Médio Diário — indicador zootécnico que mede o ganho de peso do animal por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Intervalo Entre Partos — indicador reprodutivo que mede o tempo médio entre dois partos consecutivos da vaca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International Commercial Terms — termos que definem a responsabilidade de entrega e os custos entre exportador e importador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Idade ao Primeiro Parto — indicador que mede a precocidade reprodutiva do rebanho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Protocolo de comunicação ISO 11783 para troca de dados entre máquinas agrícolas e implementos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Taxa cobrada no porto de destino pelo agente local do armador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Ministério da Agricultura, Pecuária e Abastecimento — órgão regulador da agropecuária no 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Manifesto de Transporte de Resíduos — documento obrigatório para rastrear o transporte de resíduos perigosos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NC (Não Conformidade)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Desvio de um requisito especificado — registrado com causa, ação corretiva e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Optical Character Recognition — tecnologia de reconhecimento óptico que converte imagens de documentos em texto editável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Objectives and Key Results — metodologia de definição e acompanhamento de metas estratégicas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Primeiro que Entra, Primeiro que Sai — método de controle de estoque onde o lote mais antigo é consumido primeiro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Permissão de Trânsito de Vegetal — documento emitido pelo MAPA autorizando o trânsito de vegetais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RIISPOA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Regulamento da Inspeção Industrial e Sanitária de Produtos de Origem Animal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Situação em que o container não embarca no navio programado, sendo remanejado para o próximo navio disponível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RPO / 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Recovery Point Objective (máximo de dados que pode ser perdido) / Recovery Time Objective (tempo máximo de indisponibilidade)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SISBOV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Brasileiro de Identificação e Certificação de Origem Bovina e Bubalina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Sedex Members Ethical Trade Audit — auditoria de responsabilidade social baseada na Ethical Trading Initiative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SVC-AN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Sefaz Virtual de Contingência — sistema de contingência para emissão de NF-e quando a SEFAZ estadual está indisponível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Verified Gross Mass — peso bruto verificado do container, exigido pela convenção SOLAS para todos os embarques marítimos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de Importação Presumida — estimativa do valor a receber pelo exportador antes da chegada do Account Sales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1"/>
        <w:rPr/>
      </w:pPr>
      <w:r w:rsidDel="00000000" w:rsidR="00000000" w:rsidRPr="00000000">
        <w:rPr>
          <w:rtl w:val="0"/>
        </w:rPr>
        <w:t xml:space="preserve">11. Stack Técnica Recomendada</w:t>
      </w:r>
    </w:p>
    <w:p w:rsidR="00000000" w:rsidDel="00000000" w:rsidP="00000000" w:rsidRDefault="00000000" w:rsidRPr="00000000" w14:paraId="0000064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Recomendações de arquitetura e tecnologia para garantir escalabilidade, manutenibilidade e performance da plataforma:</w:t>
      </w:r>
    </w:p>
    <w:tbl>
      <w:tblPr>
        <w:tblStyle w:val="Table13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2805"/>
        <w:gridCol w:w="4365"/>
        <w:gridCol w:w="1215"/>
        <w:tblGridChange w:id="0">
          <w:tblGrid>
            <w:gridCol w:w="2205"/>
            <w:gridCol w:w="2805"/>
            <w:gridCol w:w="4365"/>
            <w:gridCol w:w="12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+ TypeScript +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Ecossistema maduro, tipagem forte, componentes reutilizáveis, PWA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Native ou 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compartilhado entre iOS e Android, suporte nativo a offline (SQLite)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 + NestJS ou Go (Golang)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NestJS para APIs REST + Golang para processos críticos de alta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 de Dados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 15+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Multi-tenancy com schemas separados, JSONB para campos customizados, suporte a georreferenciamento (PostGIS)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Cache de sessão, filas de trabalho (Bull), dados frequentemente consultados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Armazenamento de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S3 ou Cloudflare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Fotos de campo, PDFs de documentos, XMLs de NF-e, laudos — lifecycle policies para economia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Elasticsearch ou Algolia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Busca em logs de auditoria, base de conhecimento, pesquisa de produtos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Fila de Mensagens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RabbitMQ ou AWS SQS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Processamento assíncrono de NF-e, e-mails, sincronização mobile, webhooks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Containerização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+ 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Isolamento de ambientes, escalabilidade horizontal, deploy sem downtime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 Actions ou GitLab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Testes automatizados, deploy contínuo, ambientes de staging por 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Datadog ou ELK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 centralizados, APM (tracing), dashboards de infra, alertas de anomalia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Georreferenciamento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PostGIS + Leaflet.js ou Mapbox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Mapas de talhões, rastreamento de frota GPS, fotos geolocalizadas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OCR (Account Sales)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Textract ou Google Document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Extração de dados de PDFs de Account Sales com alta acurácia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Câmbio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Banco Central (BCB)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Cotações diárias oficiais gratuitas para conversão multimoeda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Transacional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SES ou SendGrid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Alertas, notificações, relatórios agendados, portais externos</w:t>
            </w:r>
            <w:r w:rsidDel="00000000" w:rsidR="00000000" w:rsidRPr="00000000">
              <w:rPr>
                <w:rtl w:val="0"/>
              </w:rPr>
            </w:r>
          </w:p>
        </w:tc>
      </w:tr>
      <w:sdt>
        <w:sdtPr>
          <w:id w:val="-377868877"/>
          <w:tag w:val="goog_rdk_203"/>
        </w:sdtPr>
        <w:sdtContent>
          <w:tr>
            <w:trPr>
              <w:cantSplit w:val="0"/>
              <w:tblHeader w:val="0"/>
              <w:ins w:author="Claude" w:id="78" w:date="2026-02-01T00:00:00Z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-1912095884"/>
                  <w:tag w:val="goog_rdk_205"/>
                </w:sdtPr>
                <w:sdtContent>
                  <w:p w:rsidR="00000000" w:rsidDel="00000000" w:rsidP="00000000" w:rsidRDefault="00000000" w:rsidRPr="00000000" w14:paraId="00000678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1395370405"/>
                        <w:tag w:val="goog_rdk_204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2.40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-7961406"/>
                  <w:tag w:val="goog_rdk_207"/>
                </w:sdtPr>
                <w:sdtContent>
                  <w:p w:rsidR="00000000" w:rsidDel="00000000" w:rsidP="00000000" w:rsidRDefault="00000000" w:rsidRPr="00000000" w14:paraId="00000679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61468410"/>
                        <w:tag w:val="goog_rdk_206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Armazéns Graneleiros e Silo-Bag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1150883623"/>
                  <w:tag w:val="goog_rdk_209"/>
                </w:sdtPr>
                <w:sdtContent>
                  <w:p w:rsidR="00000000" w:rsidDel="00000000" w:rsidP="00000000" w:rsidRDefault="00000000" w:rsidRPr="00000000" w14:paraId="0000067A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-1167356919"/>
                        <w:tag w:val="goog_rdk_208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Grãos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1502928496"/>
                  <w:tag w:val="goog_rdk_211"/>
                </w:sdtPr>
                <w:sdtContent>
                  <w:p w:rsidR="00000000" w:rsidDel="00000000" w:rsidP="00000000" w:rsidRDefault="00000000" w:rsidRPr="00000000" w14:paraId="0000067B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-1523641056"/>
                        <w:tag w:val="goog_rdk_210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Professional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1558979150"/>
          <w:tag w:val="goog_rdk_212"/>
        </w:sdtPr>
        <w:sdtContent>
          <w:tr>
            <w:trPr>
              <w:cantSplit w:val="0"/>
              <w:tblHeader w:val="0"/>
              <w:ins w:author="Claude" w:id="78" w:date="2026-02-01T00:00:00Z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-1262252739"/>
                  <w:tag w:val="goog_rdk_214"/>
                </w:sdtPr>
                <w:sdtContent>
                  <w:p w:rsidR="00000000" w:rsidDel="00000000" w:rsidP="00000000" w:rsidRDefault="00000000" w:rsidRPr="00000000" w14:paraId="0000067C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-2138087650"/>
                        <w:tag w:val="goog_rdk_213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2.41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66004856"/>
                  <w:tag w:val="goog_rdk_216"/>
                </w:sdtPr>
                <w:sdtContent>
                  <w:p w:rsidR="00000000" w:rsidDel="00000000" w:rsidP="00000000" w:rsidRDefault="00000000" w:rsidRPr="00000000" w14:paraId="0000067D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1582923247"/>
                        <w:tag w:val="goog_rdk_215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Romaneio e Balança Rodoviária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1341044182"/>
                  <w:tag w:val="goog_rdk_218"/>
                </w:sdtPr>
                <w:sdtContent>
                  <w:p w:rsidR="00000000" w:rsidDel="00000000" w:rsidP="00000000" w:rsidRDefault="00000000" w:rsidRPr="00000000" w14:paraId="0000067E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-268357062"/>
                        <w:tag w:val="goog_rdk_217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Grãos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-1301574014"/>
                  <w:tag w:val="goog_rdk_220"/>
                </w:sdtPr>
                <w:sdtContent>
                  <w:p w:rsidR="00000000" w:rsidDel="00000000" w:rsidP="00000000" w:rsidRDefault="00000000" w:rsidRPr="00000000" w14:paraId="0000067F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2006525104"/>
                        <w:tag w:val="goog_rdk_219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Professional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-1185107425"/>
          <w:tag w:val="goog_rdk_221"/>
        </w:sdtPr>
        <w:sdtContent>
          <w:tr>
            <w:trPr>
              <w:cantSplit w:val="0"/>
              <w:tblHeader w:val="0"/>
              <w:ins w:author="Claude" w:id="78" w:date="2026-02-01T00:00:00Z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290262112"/>
                  <w:tag w:val="goog_rdk_223"/>
                </w:sdtPr>
                <w:sdtContent>
                  <w:p w:rsidR="00000000" w:rsidDel="00000000" w:rsidP="00000000" w:rsidRDefault="00000000" w:rsidRPr="00000000" w14:paraId="00000680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-1670424881"/>
                        <w:tag w:val="goog_rdk_222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2.42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-215971340"/>
                  <w:tag w:val="goog_rdk_225"/>
                </w:sdtPr>
                <w:sdtContent>
                  <w:p w:rsidR="00000000" w:rsidDel="00000000" w:rsidP="00000000" w:rsidRDefault="00000000" w:rsidRPr="00000000" w14:paraId="00000681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-216830275"/>
                        <w:tag w:val="goog_rdk_224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Comercialização e Mercado Futuro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1444327230"/>
                  <w:tag w:val="goog_rdk_227"/>
                </w:sdtPr>
                <w:sdtContent>
                  <w:p w:rsidR="00000000" w:rsidDel="00000000" w:rsidP="00000000" w:rsidRDefault="00000000" w:rsidRPr="00000000" w14:paraId="00000682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-69802006"/>
                        <w:tag w:val="goog_rdk_226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Grãos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1655113397"/>
                  <w:tag w:val="goog_rdk_229"/>
                </w:sdtPr>
                <w:sdtContent>
                  <w:p w:rsidR="00000000" w:rsidDel="00000000" w:rsidP="00000000" w:rsidRDefault="00000000" w:rsidRPr="00000000" w14:paraId="00000683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-2066797231"/>
                        <w:tag w:val="goog_rdk_228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Enterprise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-164699964"/>
          <w:tag w:val="goog_rdk_230"/>
        </w:sdtPr>
        <w:sdtContent>
          <w:tr>
            <w:trPr>
              <w:cantSplit w:val="0"/>
              <w:tblHeader w:val="0"/>
              <w:ins w:author="Claude" w:id="78" w:date="2026-02-01T00:00:00Z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-1378233864"/>
                  <w:tag w:val="goog_rdk_232"/>
                </w:sdtPr>
                <w:sdtContent>
                  <w:p w:rsidR="00000000" w:rsidDel="00000000" w:rsidP="00000000" w:rsidRDefault="00000000" w:rsidRPr="00000000" w14:paraId="00000684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835130723"/>
                        <w:tag w:val="goog_rdk_231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2.43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-2105608878"/>
                  <w:tag w:val="goog_rdk_234"/>
                </w:sdtPr>
                <w:sdtContent>
                  <w:p w:rsidR="00000000" w:rsidDel="00000000" w:rsidP="00000000" w:rsidRDefault="00000000" w:rsidRPr="00000000" w14:paraId="00000685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-1664884612"/>
                        <w:tag w:val="goog_rdk_233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Classificação e Qualidade de Grãos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671728745"/>
                  <w:tag w:val="goog_rdk_236"/>
                </w:sdtPr>
                <w:sdtContent>
                  <w:p w:rsidR="00000000" w:rsidDel="00000000" w:rsidP="00000000" w:rsidRDefault="00000000" w:rsidRPr="00000000" w14:paraId="00000686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1847954087"/>
                        <w:tag w:val="goog_rdk_235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Grãos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-2022058118"/>
                  <w:tag w:val="goog_rdk_238"/>
                </w:sdtPr>
                <w:sdtContent>
                  <w:p w:rsidR="00000000" w:rsidDel="00000000" w:rsidP="00000000" w:rsidRDefault="00000000" w:rsidRPr="00000000" w14:paraId="00000687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-1550703302"/>
                        <w:tag w:val="goog_rdk_237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Professional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577900739"/>
          <w:tag w:val="goog_rdk_239"/>
        </w:sdtPr>
        <w:sdtContent>
          <w:tr>
            <w:trPr>
              <w:cantSplit w:val="0"/>
              <w:tblHeader w:val="0"/>
              <w:ins w:author="Claude" w:id="78" w:date="2026-02-01T00:00:00Z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68376292"/>
                  <w:tag w:val="goog_rdk_241"/>
                </w:sdtPr>
                <w:sdtContent>
                  <w:p w:rsidR="00000000" w:rsidDel="00000000" w:rsidP="00000000" w:rsidRDefault="00000000" w:rsidRPr="00000000" w14:paraId="00000688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725397224"/>
                        <w:tag w:val="goog_rdk_240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2.44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-1315894371"/>
                  <w:tag w:val="goog_rdk_243"/>
                </w:sdtPr>
                <w:sdtContent>
                  <w:p w:rsidR="00000000" w:rsidDel="00000000" w:rsidP="00000000" w:rsidRDefault="00000000" w:rsidRPr="00000000" w14:paraId="00000689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-227089613"/>
                        <w:tag w:val="goog_rdk_242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Comercialização com Cooperativas de Grãos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-708710482"/>
                  <w:tag w:val="goog_rdk_245"/>
                </w:sdtPr>
                <w:sdtContent>
                  <w:p w:rsidR="00000000" w:rsidDel="00000000" w:rsidP="00000000" w:rsidRDefault="00000000" w:rsidRPr="00000000" w14:paraId="0000068A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-556701465"/>
                        <w:tag w:val="goog_rdk_244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Grãos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sdt>
                <w:sdtPr>
                  <w:id w:val="-1392353974"/>
                  <w:tag w:val="goog_rdk_247"/>
                </w:sdtPr>
                <w:sdtContent>
                  <w:p w:rsidR="00000000" w:rsidDel="00000000" w:rsidP="00000000" w:rsidRDefault="00000000" w:rsidRPr="00000000" w14:paraId="0000068B">
                    <w:pPr>
                      <w:rPr>
                        <w:ins w:author="Claude" w:id="78" w:date="2026-02-01T00:00:00Z"/>
                      </w:rPr>
                    </w:pPr>
                    <w:sdt>
                      <w:sdtPr>
                        <w:id w:val="1437967424"/>
                        <w:tag w:val="goog_rdk_246"/>
                      </w:sdtPr>
                      <w:sdtContent>
                        <w:ins w:author="Claude" w:id="78" w:date="2026-02-01T00:00:00Z"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Enterprise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</w:tbl>
    <w:p w:rsidR="00000000" w:rsidDel="00000000" w:rsidP="00000000" w:rsidRDefault="00000000" w:rsidRPr="00000000" w14:paraId="0000068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Bdr>
          <w:bottom w:color="2e8b4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1"/>
        <w:rPr/>
      </w:pPr>
      <w:r w:rsidDel="00000000" w:rsidR="00000000" w:rsidRPr="00000000">
        <w:rPr>
          <w:rtl w:val="0"/>
        </w:rPr>
        <w:t xml:space="preserve">12. Anexos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A — Estrutura de Banco de Dados: diagramas ER por módulo com entidades, atributos e relacionamentos (a desenvolver)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B — Diagramas de Fluxo BPMN: fluxos detalhados em notação BPMN 2.0 para os processos principais (a desenvolver)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C — Wireframes de Interface: protótipos de baixa e alta fidelidade por módulo (a desenvolver)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D — Matriz de Rastreabilidade: relacionamento entre requisitos funcionais, módulos e casos de teste (a desenvolver)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E — Manual de Configuração de Módulos Opcionais: guia passo a passo para ativar Hidrômetro, Vacaria, Cooperativas, Carbono e PEPS (a desenvolver)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F — Guia de Integração com Sistemas Externos: documentação de cada integração com exemplos de payload, autenticação e tratamento de erros (a desenvolver)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G — Modelo de Contrato de Rateio para Cooperativas: template configurável por tipo de custo e por cooperado (a desenvolver)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H — Checklist de Conformidade LGPD/GDPR: mapeamento de dados pessoais por módulo e medidas de proteção (a desenvolver)</w:t>
      </w:r>
    </w:p>
    <w:p w:rsidR="00000000" w:rsidDel="00000000" w:rsidP="00000000" w:rsidRDefault="00000000" w:rsidRPr="00000000" w14:paraId="0000069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before="120" w:lineRule="auto"/>
        <w:jc w:val="center"/>
        <w:rPr/>
      </w:pPr>
      <w:r w:rsidDel="00000000" w:rsidR="00000000" w:rsidRPr="00000000">
        <w:rPr>
          <w:i w:val="1"/>
          <w:iCs w:val="1"/>
          <w:color w:val="aaaaaa"/>
          <w:sz w:val="18"/>
          <w:szCs w:val="18"/>
          <w:rtl w:val="0"/>
        </w:rPr>
        <w:t xml:space="preserve">Nexsafra — PRD v2.0  |  Fevereiro 2026  |  Documento Consolidado e Revisado  |  Confidencial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e" w:id="6" w:date="2026-03-06T19:28:53Z"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CRITICO - BI INSUFICIENTE: RF-850 a RF-857 sao superficiais para um modulo de BI completo. Adicionar: RF-858 - Modelo de dados semantico (camada de negocio sobre o banco): dimensoes (tempo, talhao, cultura, variedade, cliente, container) e fatos (producao, custos, receitas, qualidade); RF-859 - Drill-down hierarquico: empresa &gt; fazenda &gt; talhao &gt; safra &gt; OS; RF-860 - Comparativos safra atual vs safra anterior vs meta vs benchmark setorial; RF-861 - Analise de cohort de clientes por volume, qualidade media e inadimplencia; RF-862 - Alertas preditivos: modelo ML que antecipa desvios de produtividade com 30+ dias de antecedencia baseado em dados de campo. Tambem falta definir estrategia de materialization (views vs tabelas agregadas vs OLAP cube).</w:t>
      </w:r>
    </w:p>
  </w:comment>
  <w:comment w:author="Claude" w:id="3" w:date="2026-03-06T19:28:07Z"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CRÍTICO - SAZONALIDADE E FENOLOGIA: RF-104 insuficiente. Adicionar: RF-104a - Calendario agroclimático inteligente por variedade (ex: manga exige inducao floral com temp abaixo de 18C); RF-104b - Alertas fenologicos automaticos por talhao e variedade (ex: Talhao 3 entrara em floracao em 8-12 dias); RF-104c - Gestao de multiplas safras simultaneas no mesmo talhao; RF-104d - Historico fenologico comparativo entre safras para calibrar previsoes.</w:t>
      </w:r>
    </w:p>
  </w:comment>
  <w:comment w:author="Claude" w:id="7" w:date="2026-03-06T19:28:45Z"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DECISAO ARQUITETURAL URGENTE - MULTI-TENANCY: RNF-01 deixa em aberto a escolha entre Schema Separado e Row-Level Security (RLS). Essa decisao PRECISA ser tomada antes do desenvolvimento pois impacta toda a arquitetura. RECOMENDACAO: Schema Separado para planos Enterprise (isolamento total, backup individual, migracao independente, customizacoes por tenant, custo operacional maior) vs RLS para planos Starter/Professional (gerenciamento simplificado, menor custo, queries mais complexas, risco de vazamento por bug). SOLUCAO SUGERIDA: Abordagem hibrida - RLS para Starter/Professional, schema dedicado para Enterprise/Enterprise Plus. Atualizar RNF-01 com decisao definitiva e criterios de promocao entre modelos.</w:t>
      </w:r>
    </w:p>
  </w:comment>
  <w:comment w:author="Claude" w:id="5" w:date="2026-03-06T19:28:23Z"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CRÍTICO - ANALISES DE SOLO E FOLIARES AUSENTES: O PRD menciona importacao de laudos (RF existente na v3) mas falta fluxo completo. Adicionar: RF-ANS-001 - Agenda de analises: calendario por talhao (solo: 1x/ano minimo, foliar: 4-6x/safra) com alertas de vencimento; RF-ANS-002 - Recomendacao de adubacao baseada no laudo: sistema calcula dose de corretivos (calcario, gesso) e fertilizantes (NPK + micronutrientes) considerando exportacao da cultura, nivel critico e saturacao de bases; RF-ANS-003 - Integracao com laboratorios homologados via API ou upload padronizado (JSON/CSV); RF-ANS-004 - Curvas de extracao de nutrientes por cultura e variedade para projecao de demanda ao longo do ciclo.</w:t>
      </w:r>
    </w:p>
  </w:comment>
  <w:comment w:author="Claude" w:id="4" w:date="2026-03-06T19:28:14Z"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CRÍTICO - GESTAO HIDRICA INCOMPLETA: RF-106 (fertirrigacao) vago demais. Substituir/expandir com: RF-106a - Balanco hidrico diario por talhao: ETc calculada (Kc x ETo) vs chuva registrada vs irrigacao aplicada, com deficit/excesso acumulado; RF-106b - Curvas de irrigacao por estagio fenologico e variedade (floracao exige restricao hidrica, enchimento de fruto exige maxima disponibilidade); RF-106c - Calculo automatico de Kc (coeficiente de cultura) por estagio e ajuste por condicoes locais; RF-106d - Integracao com estacao meteorologica: umidade relativa, vento, radiacao solar, temperatura min/max para calculo de ETo pelo metodo Penman-Monteith.</w:t>
      </w:r>
    </w:p>
  </w:comment>
  <w:comment w:author="Claude" w:id="0" w:date="2026-03-06T19:28:30Z"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CRITICO - METRICAS DE PRODUTO AUSENTES: PRD nao define metricas de sucesso da plataforma. INCLUIR como Anexo I - Metricas de Produto: (1) Feature Adoption Rate por modulo - % usuarios ativos que usam cada funcionalidade-chave; (2) Time-to-Value por perfil - tempo ate primeira OS lancada, primeiro NF-e emitido, primeiro embarque registrado; (3) Error Rate por integracao - taxa de rejeicao SEFAZ, falha OCR Account Sales, timeout APIs externas; (4) DAU/MAU por modulo para identificar abandono; (5) Data Quality Score - completude e consistencia dos cadastros base. Sem isso e impossivel medir se o produto esta funcionando.</w:t>
      </w:r>
    </w:p>
  </w:comment>
  <w:comment w:author="Claude" w:id="2" w:date="2026-03-06T19:27:55Z"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CRÍTICO — VARIETAIS E PORTA-ENXERTOS: RF-100 precisa ser expandido. Adicionar: RF-100a — Cadastro de varietais com características agronômicas (ciclo em dias, peso médio do fruto, coloração, Brix alvo, janela de colheita, aptidão para exportação); RF-100b — Cadastro de porta-enxertos com influência em vigor vegetativo, produtividade e resistência a pragas/doenças; RF-100c — Combinação variedade+porta-enxerto como parâmetro de planejamento de talhão. Sem isso o planejamento de safra é genérico e inútil para fruticultura de exportação.</w:t>
      </w:r>
    </w:p>
  </w:comment>
  <w:comment w:author="Claude" w:id="1" w:date="2026-03-06T19:28:37Z"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CRITICO - KPIs MAL DEFINIDOS: RF-003 e RF-007 sao vagos. Especificar com formulas e targets: EXPORTACAO: Lead Time Medio = AVG(data_embarque - data_booking) [Target: menos de 14 dias]; Taxa de Rolagem = COUNT(container_rolado)/COUNT(booking) [Target: menos de 5%]; Custo Logistico/Container = SUM(custos)/COUNT(containers). PRODUCAO: Produtividade = SUM(kg_colhidos)/SUM(ha_talhao) [Target: acima do historico -10%]; Eficiencia Hidrica = SUM(m3_irrigacao)/SUM(kg_produzidos) [Target: benchmarks por cultura]; Taxa Conformidade Defensivos = COUNT(aplicacao_com_receituario)/COUNT(aplicacoes) [Target: 100%]. Adicionar secao 2.1.1 - Dicionario de KPIs.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699" w15:done="0"/>
  <w15:commentEx w15:paraId="0000069A" w15:done="0"/>
  <w15:commentEx w15:paraId="0000069B" w15:done="0"/>
  <w15:commentEx w15:paraId="0000069C" w15:done="0"/>
  <w15:commentEx w15:paraId="0000069D" w15:done="0"/>
  <w15:commentEx w15:paraId="0000069E" w15:done="0"/>
  <w15:commentEx w15:paraId="0000069F" w15:done="0"/>
  <w15:commentEx w15:paraId="000006A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c2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b4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hrEIcU2NfJEz1DP0vNT7vs1pA==">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2026-03-04T12:46:00Z</dcterms:created>
  <dc:creator>Un-named</dc:creator>
</cp:coreProperties>
</file>